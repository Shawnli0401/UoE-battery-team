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8E4171" w14:textId="77777777" w:rsidR="007F5C55" w:rsidRDefault="007F5C55" w:rsidP="009F4F9E">
      <w:pPr>
        <w:pStyle w:val="COVERPAGETEXT"/>
      </w:pPr>
    </w:p>
    <w:p w14:paraId="317140A7" w14:textId="77777777" w:rsidR="007F5C55" w:rsidRPr="00BB05A0" w:rsidRDefault="007F5C55" w:rsidP="009F4F9E">
      <w:pPr>
        <w:pStyle w:val="COVERPAGETEXT"/>
      </w:pPr>
    </w:p>
    <w:p w14:paraId="60CA0DC6" w14:textId="77777777" w:rsidR="00AD6D75" w:rsidRPr="00BB05A0" w:rsidRDefault="00AD6D75" w:rsidP="009F4F9E">
      <w:pPr>
        <w:pStyle w:val="COVERPAGETEXT"/>
      </w:pPr>
      <w:r w:rsidRPr="00BB05A0">
        <w:t>CRANFIELD UNIVERSITY</w:t>
      </w:r>
    </w:p>
    <w:p w14:paraId="427F4D3B" w14:textId="77777777" w:rsidR="00AD6D75" w:rsidRPr="00BB05A0" w:rsidRDefault="00AD6D75" w:rsidP="009F4F9E">
      <w:pPr>
        <w:pStyle w:val="COVERPAGETEXT"/>
      </w:pPr>
    </w:p>
    <w:p w14:paraId="28C2A448" w14:textId="77777777" w:rsidR="00AD6D75" w:rsidRPr="00BB05A0" w:rsidRDefault="00AD6D75" w:rsidP="009F4F9E">
      <w:pPr>
        <w:pStyle w:val="COVERPAGETEXT"/>
      </w:pPr>
    </w:p>
    <w:p w14:paraId="4E251B72" w14:textId="77777777" w:rsidR="00AD6D75" w:rsidRPr="00BB05A0" w:rsidRDefault="00AD6D75" w:rsidP="009F4F9E">
      <w:pPr>
        <w:pStyle w:val="COVERPAGETEXT"/>
      </w:pPr>
    </w:p>
    <w:p w14:paraId="009AD496" w14:textId="77777777" w:rsidR="00AD6D75" w:rsidRPr="00BB05A0" w:rsidRDefault="00AD6D75" w:rsidP="009F4F9E">
      <w:pPr>
        <w:pStyle w:val="COVERPAGETEXT"/>
      </w:pPr>
    </w:p>
    <w:p w14:paraId="4EDA2EBF" w14:textId="77777777" w:rsidR="00AD6D75" w:rsidRPr="00BB05A0" w:rsidRDefault="00B96022" w:rsidP="009F4F9E">
      <w:pPr>
        <w:pStyle w:val="COVERPAGETEXT"/>
      </w:pPr>
      <w:r>
        <w:t>Wei Luo</w:t>
      </w:r>
    </w:p>
    <w:p w14:paraId="23402E54" w14:textId="77777777" w:rsidR="00AD6D75" w:rsidRPr="00BB05A0" w:rsidRDefault="00AD6D75" w:rsidP="009F4F9E">
      <w:pPr>
        <w:pStyle w:val="COVERPAGETEXT"/>
      </w:pPr>
    </w:p>
    <w:p w14:paraId="703E22C1" w14:textId="77777777" w:rsidR="00AD6D75" w:rsidRPr="00BB05A0" w:rsidRDefault="00AD6D75" w:rsidP="009F4F9E">
      <w:pPr>
        <w:pStyle w:val="COVERPAGETEXT"/>
      </w:pPr>
    </w:p>
    <w:p w14:paraId="1AC848F1" w14:textId="77777777" w:rsidR="00AD6D75" w:rsidRPr="00BB05A0" w:rsidRDefault="00AD6D75" w:rsidP="009F4F9E">
      <w:pPr>
        <w:pStyle w:val="COVERPAGETEXT"/>
      </w:pPr>
    </w:p>
    <w:p w14:paraId="10A2FEB9" w14:textId="77777777" w:rsidR="00AD6D75" w:rsidRPr="00BB05A0" w:rsidRDefault="00AD6D75" w:rsidP="009F4F9E">
      <w:pPr>
        <w:pStyle w:val="COVERPAGETEXT"/>
      </w:pPr>
    </w:p>
    <w:p w14:paraId="5812C963" w14:textId="0BAAB2A8" w:rsidR="00AD6D75" w:rsidRPr="00BB05A0" w:rsidRDefault="008150FC" w:rsidP="009F4F9E">
      <w:pPr>
        <w:pStyle w:val="COVERPAGETEXT"/>
      </w:pPr>
      <w:r>
        <w:t xml:space="preserve">A Machine Learning-based Framework for </w:t>
      </w:r>
      <w:r w:rsidR="00B84E0D">
        <w:t>R</w:t>
      </w:r>
      <w:r>
        <w:t xml:space="preserve">eal-time </w:t>
      </w:r>
      <w:r w:rsidR="00B84E0D">
        <w:t>A</w:t>
      </w:r>
      <w:r>
        <w:t xml:space="preserve">ssessment of </w:t>
      </w:r>
      <w:r w:rsidR="00B84E0D">
        <w:t xml:space="preserve">Battery Corrosion in </w:t>
      </w:r>
      <w:r w:rsidR="00116726">
        <w:t>Battery Management System (BMS)</w:t>
      </w:r>
    </w:p>
    <w:p w14:paraId="63C4AE0F" w14:textId="77777777" w:rsidR="00AD6D75" w:rsidRPr="00BB05A0" w:rsidRDefault="00AD6D75" w:rsidP="009F4F9E">
      <w:pPr>
        <w:pStyle w:val="COVERPAGETEXT"/>
      </w:pPr>
    </w:p>
    <w:p w14:paraId="0B566027" w14:textId="77777777" w:rsidR="00AD6D75" w:rsidRPr="00BB05A0" w:rsidRDefault="00AD6D75" w:rsidP="009F4F9E">
      <w:pPr>
        <w:pStyle w:val="COVERPAGETEXT"/>
      </w:pPr>
    </w:p>
    <w:p w14:paraId="0BB35E76" w14:textId="77777777" w:rsidR="00AD6D75" w:rsidRPr="00BB05A0" w:rsidRDefault="00AD6D75" w:rsidP="009F4F9E">
      <w:pPr>
        <w:pStyle w:val="COVERPAGETEXT"/>
      </w:pPr>
    </w:p>
    <w:p w14:paraId="7B3B815F" w14:textId="77777777" w:rsidR="00AD6D75" w:rsidRPr="00BB05A0" w:rsidRDefault="00AD6D75" w:rsidP="009F4F9E">
      <w:pPr>
        <w:pStyle w:val="COVERPAGETEXT"/>
      </w:pPr>
    </w:p>
    <w:p w14:paraId="34DF15AB" w14:textId="77777777" w:rsidR="00AD6D75" w:rsidRPr="00BB05A0" w:rsidRDefault="00B96022" w:rsidP="009F4F9E">
      <w:pPr>
        <w:pStyle w:val="COVERPAGETEXT"/>
      </w:pPr>
      <w:r>
        <w:t>School of Aerospace, Transport and Manufacturing</w:t>
      </w:r>
    </w:p>
    <w:p w14:paraId="6D4F1A35" w14:textId="77777777" w:rsidR="00AD6D75" w:rsidRPr="00BB05A0" w:rsidRDefault="00B96022" w:rsidP="009F4F9E">
      <w:pPr>
        <w:pStyle w:val="COVERPAGETEXT"/>
      </w:pPr>
      <w:r>
        <w:t>Aerospace Manufacturing</w:t>
      </w:r>
    </w:p>
    <w:p w14:paraId="0EAD6256" w14:textId="77777777" w:rsidR="00AD6D75" w:rsidRPr="00BB05A0" w:rsidRDefault="00AD6D75" w:rsidP="009F4F9E">
      <w:pPr>
        <w:pStyle w:val="COVERPAGETEXT"/>
      </w:pPr>
    </w:p>
    <w:p w14:paraId="2CA2331E" w14:textId="77777777" w:rsidR="00AD6D75" w:rsidRPr="00BB05A0" w:rsidRDefault="00AD6D75" w:rsidP="009F4F9E">
      <w:pPr>
        <w:pStyle w:val="COVERPAGETEXT"/>
      </w:pPr>
    </w:p>
    <w:p w14:paraId="658FD060" w14:textId="77777777" w:rsidR="00AD6D75" w:rsidRPr="00BB05A0" w:rsidRDefault="00AD6D75" w:rsidP="009F4F9E">
      <w:pPr>
        <w:pStyle w:val="COVERPAGETEXT"/>
      </w:pPr>
    </w:p>
    <w:p w14:paraId="5939E1D8" w14:textId="77777777" w:rsidR="00AD6D75" w:rsidRPr="00BB05A0" w:rsidRDefault="00AD6D75" w:rsidP="009F4F9E">
      <w:pPr>
        <w:pStyle w:val="COVERPAGETEXT"/>
      </w:pPr>
    </w:p>
    <w:p w14:paraId="1C99F5AF" w14:textId="77777777" w:rsidR="00AD6D75" w:rsidRPr="00BB05A0" w:rsidRDefault="00B96022" w:rsidP="009F4F9E">
      <w:pPr>
        <w:pStyle w:val="COVERPAGETEXT"/>
      </w:pPr>
      <w:r>
        <w:t>MSc</w:t>
      </w:r>
    </w:p>
    <w:p w14:paraId="597308B9" w14:textId="77777777" w:rsidR="00AD6D75" w:rsidRPr="00BB05A0" w:rsidRDefault="00AD6D75" w:rsidP="009F4F9E">
      <w:pPr>
        <w:pStyle w:val="COVERPAGETEXT"/>
      </w:pPr>
      <w:r>
        <w:t xml:space="preserve">Academic Year: </w:t>
      </w:r>
      <w:r w:rsidR="00B96022">
        <w:t>2019</w:t>
      </w:r>
      <w:r>
        <w:t xml:space="preserve"> -</w:t>
      </w:r>
      <w:r w:rsidRPr="00931620">
        <w:t xml:space="preserve"> </w:t>
      </w:r>
      <w:r w:rsidR="00B96022">
        <w:t>2020</w:t>
      </w:r>
    </w:p>
    <w:p w14:paraId="2D228C5B" w14:textId="77777777" w:rsidR="00AD6D75" w:rsidRPr="00BB05A0" w:rsidRDefault="00AD6D75" w:rsidP="009F4F9E">
      <w:pPr>
        <w:pStyle w:val="COVERPAGETEXT"/>
      </w:pPr>
    </w:p>
    <w:p w14:paraId="216F4F29" w14:textId="77777777" w:rsidR="00AD6D75" w:rsidRPr="00BB05A0" w:rsidRDefault="00AD6D75" w:rsidP="009F4F9E">
      <w:pPr>
        <w:pStyle w:val="COVERPAGETEXT"/>
      </w:pPr>
    </w:p>
    <w:p w14:paraId="463C920A" w14:textId="77777777" w:rsidR="00AD6D75" w:rsidRPr="00BB05A0" w:rsidRDefault="00AD6D75" w:rsidP="009F4F9E">
      <w:pPr>
        <w:pStyle w:val="COVERPAGETEXT"/>
      </w:pPr>
    </w:p>
    <w:p w14:paraId="1CBB61AD" w14:textId="77777777" w:rsidR="00AD6D75" w:rsidRPr="00BB05A0" w:rsidRDefault="00AD6D75" w:rsidP="009F4F9E">
      <w:pPr>
        <w:pStyle w:val="COVERPAGETEXT"/>
      </w:pPr>
    </w:p>
    <w:p w14:paraId="5B9EEDBB" w14:textId="36EE1127" w:rsidR="00AD6D75" w:rsidRDefault="00AD6D75" w:rsidP="009F4F9E">
      <w:pPr>
        <w:pStyle w:val="COVERPAGETEXT"/>
      </w:pPr>
      <w:r w:rsidRPr="00BB05A0">
        <w:t>Supervisor:</w:t>
      </w:r>
      <w:r w:rsidRPr="00BB05A0">
        <w:tab/>
      </w:r>
      <w:r>
        <w:t xml:space="preserve"> </w:t>
      </w:r>
      <w:r w:rsidR="00B96022">
        <w:t xml:space="preserve">Dr </w:t>
      </w:r>
      <w:r w:rsidR="006D489E">
        <w:t>Maadhav, Kothari</w:t>
      </w:r>
    </w:p>
    <w:p w14:paraId="7B130E80" w14:textId="09227BE0" w:rsidR="007F186D" w:rsidRDefault="007F186D" w:rsidP="007F186D">
      <w:pPr>
        <w:pStyle w:val="COVERPAGETEXT"/>
        <w:tabs>
          <w:tab w:val="right" w:pos="2835"/>
          <w:tab w:val="left" w:pos="3261"/>
        </w:tabs>
      </w:pPr>
      <w:r>
        <w:t xml:space="preserve">Associate Supervisor: </w:t>
      </w:r>
      <w:r w:rsidR="006D489E">
        <w:t>Dr Simon, Gray</w:t>
      </w:r>
    </w:p>
    <w:p w14:paraId="0AF70370" w14:textId="77777777" w:rsidR="00AA7061" w:rsidRDefault="00AA7061" w:rsidP="007F186D">
      <w:pPr>
        <w:pStyle w:val="COVERPAGETEXT"/>
        <w:tabs>
          <w:tab w:val="right" w:pos="2835"/>
          <w:tab w:val="left" w:pos="3261"/>
        </w:tabs>
      </w:pPr>
    </w:p>
    <w:p w14:paraId="25203019" w14:textId="40702CB1" w:rsidR="00A651C5" w:rsidRDefault="006D489E" w:rsidP="00A651C5">
      <w:pPr>
        <w:pStyle w:val="COVERPAGETEXT"/>
      </w:pPr>
      <w:r>
        <w:t>August</w:t>
      </w:r>
      <w:r w:rsidR="007267A5">
        <w:t xml:space="preserve"> 2020</w:t>
      </w:r>
      <w:r w:rsidR="00AD6D75" w:rsidRPr="00BB05A0">
        <w:t xml:space="preserve"> </w:t>
      </w:r>
    </w:p>
    <w:p w14:paraId="2A6F4776" w14:textId="7D9F5537" w:rsidR="00657897" w:rsidRDefault="00AA7061" w:rsidP="00A651C5">
      <w:pPr>
        <w:pStyle w:val="COVERPAGETEXT"/>
      </w:pPr>
      <w:r>
        <w:t>CURES/ETHICS APPROVAL REFERENCE:</w:t>
      </w:r>
    </w:p>
    <w:p w14:paraId="6EE8CD6E" w14:textId="16E6678A" w:rsidR="00DA28B2" w:rsidRDefault="00221B37" w:rsidP="005C28BA">
      <w:pPr>
        <w:pStyle w:val="COVERPAGETEXT"/>
        <w:sectPr w:rsidR="00DA28B2" w:rsidSect="00623A81">
          <w:footerReference w:type="default" r:id="rId11"/>
          <w:pgSz w:w="11906" w:h="16838" w:code="9"/>
          <w:pgMar w:top="1701" w:right="1701" w:bottom="1701" w:left="1701" w:header="709" w:footer="851" w:gutter="0"/>
          <w:pgNumType w:fmt="lowerRoman" w:start="1"/>
          <w:cols w:space="708"/>
          <w:docGrid w:linePitch="360"/>
        </w:sectPr>
      </w:pPr>
      <w:r>
        <w:t>CURES/11594/2020</w:t>
      </w:r>
      <w:r w:rsidR="00F2159F">
        <w:br w:type="page"/>
      </w:r>
    </w:p>
    <w:p w14:paraId="741DE427" w14:textId="77777777" w:rsidR="00DA28B2" w:rsidRPr="006B4213" w:rsidRDefault="00DA28B2" w:rsidP="00DA28B2">
      <w:pPr>
        <w:pStyle w:val="Heading1nonumber"/>
      </w:pPr>
      <w:bookmarkStart w:id="0" w:name="_Toc290554218"/>
      <w:bookmarkStart w:id="1" w:name="_Toc299621183"/>
      <w:bookmarkStart w:id="2" w:name="_Toc299631411"/>
      <w:bookmarkStart w:id="3" w:name="_Toc299631471"/>
      <w:bookmarkStart w:id="4" w:name="_Toc299631561"/>
      <w:bookmarkStart w:id="5" w:name="_Toc299631638"/>
      <w:bookmarkStart w:id="6" w:name="_Toc49247443"/>
      <w:r w:rsidRPr="006B4213">
        <w:lastRenderedPageBreak/>
        <w:t>ABSTRACT</w:t>
      </w:r>
      <w:bookmarkEnd w:id="0"/>
      <w:bookmarkEnd w:id="1"/>
      <w:bookmarkEnd w:id="2"/>
      <w:bookmarkEnd w:id="3"/>
      <w:bookmarkEnd w:id="4"/>
      <w:bookmarkEnd w:id="5"/>
      <w:bookmarkEnd w:id="6"/>
    </w:p>
    <w:p w14:paraId="39C69B4A" w14:textId="67C3A627" w:rsidR="00015A13" w:rsidRDefault="008F1FA9" w:rsidP="00941D35">
      <w:r>
        <w:t xml:space="preserve">This thesis presents a framework </w:t>
      </w:r>
      <w:r w:rsidR="00E07DBB">
        <w:t xml:space="preserve">to measure corrosion of batteries </w:t>
      </w:r>
      <w:r w:rsidR="00BB3B9F">
        <w:t>within Battery Management System (BMS) for maintenance activity. It pre</w:t>
      </w:r>
      <w:r w:rsidR="00C62E9C">
        <w:t xml:space="preserve">sents the use case of </w:t>
      </w:r>
      <w:r w:rsidR="00751200" w:rsidRPr="00751200">
        <w:t>Electrochemical Impedance Spectroscopy</w:t>
      </w:r>
      <w:r w:rsidR="00751200">
        <w:t xml:space="preserve"> (EIS) as a non-destructive inspection method to </w:t>
      </w:r>
      <w:r w:rsidR="00FD0CD3">
        <w:t xml:space="preserve">detect </w:t>
      </w:r>
      <w:r w:rsidR="00831B05">
        <w:t xml:space="preserve">battery states. </w:t>
      </w:r>
      <w:r w:rsidR="002E2E9F">
        <w:t>Multiple cycles</w:t>
      </w:r>
      <w:r w:rsidR="009826EF">
        <w:t xml:space="preserve"> (charge and discharge)</w:t>
      </w:r>
      <w:r w:rsidR="002E2E9F">
        <w:t xml:space="preserve"> </w:t>
      </w:r>
      <w:r w:rsidR="00851149">
        <w:t>were</w:t>
      </w:r>
      <w:r w:rsidR="002E2E9F">
        <w:t xml:space="preserve"> done to gain EIS results</w:t>
      </w:r>
      <w:r w:rsidR="0017604E">
        <w:t xml:space="preserve"> in different status</w:t>
      </w:r>
      <w:r w:rsidR="007D432E">
        <w:t xml:space="preserve">. </w:t>
      </w:r>
      <w:r w:rsidR="00CD5A17">
        <w:t xml:space="preserve">Results </w:t>
      </w:r>
      <w:r w:rsidR="00851149">
        <w:t>were</w:t>
      </w:r>
      <w:r w:rsidR="00CD5A17">
        <w:t xml:space="preserve"> captured and </w:t>
      </w:r>
      <w:r w:rsidR="00E365EB">
        <w:t>digitalised through</w:t>
      </w:r>
      <w:r w:rsidR="008A10F0">
        <w:t xml:space="preserve"> a</w:t>
      </w:r>
      <w:r w:rsidR="00E365EB">
        <w:t xml:space="preserve"> suitable circuit model</w:t>
      </w:r>
      <w:r w:rsidR="000E15CC">
        <w:t xml:space="preserve"> and math</w:t>
      </w:r>
      <w:r w:rsidR="00875A2F">
        <w:t xml:space="preserve">ematical methods for fitting. </w:t>
      </w:r>
      <w:r w:rsidR="00B15432">
        <w:t>The values of State of Health (</w:t>
      </w:r>
      <w:proofErr w:type="spellStart"/>
      <w:r w:rsidR="00B15432">
        <w:t>SoH</w:t>
      </w:r>
      <w:proofErr w:type="spellEnd"/>
      <w:r w:rsidR="00B15432">
        <w:t xml:space="preserve">) </w:t>
      </w:r>
      <w:r w:rsidR="00851149">
        <w:t>were</w:t>
      </w:r>
      <w:r w:rsidR="00B15432">
        <w:t xml:space="preserve"> calibrated</w:t>
      </w:r>
      <w:r w:rsidR="00880C77">
        <w:t xml:space="preserve"> and d</w:t>
      </w:r>
      <w:r w:rsidR="001755FC">
        <w:t xml:space="preserve">ata are reshaped </w:t>
      </w:r>
      <w:r w:rsidR="00084FB8">
        <w:t>as vectors and then used as input for Support Vector Machine (</w:t>
      </w:r>
      <w:r w:rsidR="00880C77">
        <w:t>SVM)</w:t>
      </w:r>
      <w:r w:rsidR="00512B1D">
        <w:t>.</w:t>
      </w:r>
      <w:r w:rsidR="00851149">
        <w:t xml:space="preserve"> These data </w:t>
      </w:r>
      <w:r w:rsidR="002D3584">
        <w:t>were</w:t>
      </w:r>
      <w:r w:rsidR="00851149">
        <w:t xml:space="preserve"> then </w:t>
      </w:r>
      <w:r w:rsidR="002D3584">
        <w:t>used to create a machine learning model</w:t>
      </w:r>
      <w:r w:rsidR="00090FAA">
        <w:t xml:space="preserve"> and </w:t>
      </w:r>
      <w:r w:rsidR="00D04315">
        <w:t>analyse the aging mechanism of lithium-ion batteries.</w:t>
      </w:r>
      <w:r w:rsidR="00286410">
        <w:t xml:space="preserve"> Various kernel functions are used to generate machine learning models, and their pros and cons are compared.</w:t>
      </w:r>
      <w:r w:rsidR="00090FAA">
        <w:t xml:space="preserve"> </w:t>
      </w:r>
      <w:r w:rsidR="002D3584">
        <w:t>The</w:t>
      </w:r>
      <w:r w:rsidR="00D55C17">
        <w:t xml:space="preserve"> machine learning model </w:t>
      </w:r>
      <w:r w:rsidR="00EA26C4">
        <w:t xml:space="preserve">is </w:t>
      </w:r>
      <w:r w:rsidR="00851149">
        <w:t>established,</w:t>
      </w:r>
      <w:r w:rsidR="00EA26C4">
        <w:t xml:space="preserve"> and the decision boundaries are visualised </w:t>
      </w:r>
      <w:r w:rsidR="00684F34">
        <w:t xml:space="preserve">in both 2D and 3D </w:t>
      </w:r>
      <w:r w:rsidR="002E7110">
        <w:t>graphs.</w:t>
      </w:r>
      <w:r w:rsidR="00BD0C40">
        <w:t xml:space="preserve"> </w:t>
      </w:r>
      <w:r w:rsidR="002328C6">
        <w:t xml:space="preserve">As the accuracy of these machine learning models can reach 100% in </w:t>
      </w:r>
      <w:r w:rsidR="005D79CB">
        <w:t>the test</w:t>
      </w:r>
      <w:r w:rsidR="002328C6">
        <w:t xml:space="preserve"> cases, </w:t>
      </w:r>
      <w:r w:rsidR="00E80A48">
        <w:t xml:space="preserve">the framework allows more reliable </w:t>
      </w:r>
      <w:proofErr w:type="spellStart"/>
      <w:r w:rsidR="00E80A48">
        <w:t>SoH</w:t>
      </w:r>
      <w:proofErr w:type="spellEnd"/>
      <w:r w:rsidR="00E80A48">
        <w:t xml:space="preserve"> estimation in electric vehicles and more efficient </w:t>
      </w:r>
      <w:r w:rsidR="004832F7">
        <w:t>maintenance operations.</w:t>
      </w:r>
    </w:p>
    <w:p w14:paraId="134027BF" w14:textId="77777777" w:rsidR="00DA28B2" w:rsidRDefault="00DA28B2" w:rsidP="00941D35"/>
    <w:p w14:paraId="1F419744" w14:textId="77777777" w:rsidR="00DA28B2" w:rsidRDefault="00DA28B2" w:rsidP="00941D35"/>
    <w:p w14:paraId="3254CD1E" w14:textId="77777777" w:rsidR="00DA28B2" w:rsidRDefault="00DA28B2" w:rsidP="00941D35"/>
    <w:p w14:paraId="7A4DC153" w14:textId="77777777" w:rsidR="00DA28B2" w:rsidRDefault="00DA28B2" w:rsidP="00941D35">
      <w:r>
        <w:t>Keywords:</w:t>
      </w:r>
      <w:r>
        <w:tab/>
      </w:r>
    </w:p>
    <w:p w14:paraId="13FE8DA8" w14:textId="39A1AEA2" w:rsidR="00DA28B2" w:rsidRDefault="00FD1D6E" w:rsidP="00941D35">
      <w:r>
        <w:t>Lithium-ion,</w:t>
      </w:r>
      <w:r w:rsidR="001A647E">
        <w:t xml:space="preserve"> Aging,</w:t>
      </w:r>
      <w:r>
        <w:t xml:space="preserve"> </w:t>
      </w:r>
      <w:r w:rsidR="000A5BAB">
        <w:t xml:space="preserve">Electrochemical Impedance Spectroscopy, Data </w:t>
      </w:r>
      <w:r>
        <w:t>P</w:t>
      </w:r>
      <w:r w:rsidR="000A5BAB">
        <w:t>rocessing, Support Vector Machine,</w:t>
      </w:r>
      <w:r w:rsidR="00A760B9">
        <w:t xml:space="preserve"> Parameter Identification</w:t>
      </w:r>
      <w:r>
        <w:t>, Visualisation</w:t>
      </w:r>
    </w:p>
    <w:p w14:paraId="278D2D4A" w14:textId="77777777" w:rsidR="00DA28B2" w:rsidRDefault="00DA28B2" w:rsidP="00941D35"/>
    <w:p w14:paraId="6E0F3FC1" w14:textId="77777777" w:rsidR="00F2159F" w:rsidRDefault="00F2159F">
      <w:pPr>
        <w:spacing w:before="0" w:after="200" w:line="276" w:lineRule="auto"/>
        <w:jc w:val="left"/>
        <w:rPr>
          <w:rFonts w:cs="Arial"/>
          <w:b/>
          <w:bCs/>
          <w:kern w:val="32"/>
          <w:sz w:val="32"/>
          <w:szCs w:val="36"/>
        </w:rPr>
      </w:pPr>
      <w:bookmarkStart w:id="7" w:name="_Toc290554219"/>
      <w:bookmarkStart w:id="8" w:name="_Toc299621184"/>
      <w:bookmarkStart w:id="9" w:name="_Toc299631412"/>
      <w:bookmarkStart w:id="10" w:name="_Toc299631472"/>
      <w:bookmarkStart w:id="11" w:name="_Toc299631562"/>
      <w:bookmarkStart w:id="12" w:name="_Toc299631639"/>
      <w:r>
        <w:br w:type="page"/>
      </w:r>
    </w:p>
    <w:p w14:paraId="5CB500BE" w14:textId="6865CDFB" w:rsidR="00DA28B2" w:rsidRDefault="00DA28B2" w:rsidP="00FD67C6">
      <w:pPr>
        <w:pStyle w:val="Heading1nonumber"/>
      </w:pPr>
      <w:bookmarkStart w:id="13" w:name="_Toc49247444"/>
      <w:r w:rsidRPr="006B4213">
        <w:lastRenderedPageBreak/>
        <w:t>ACKNOWLEDGEMENTS</w:t>
      </w:r>
      <w:bookmarkEnd w:id="7"/>
      <w:bookmarkEnd w:id="8"/>
      <w:bookmarkEnd w:id="9"/>
      <w:bookmarkEnd w:id="10"/>
      <w:bookmarkEnd w:id="11"/>
      <w:bookmarkEnd w:id="12"/>
      <w:bookmarkEnd w:id="13"/>
    </w:p>
    <w:p w14:paraId="249C0BC0" w14:textId="1F3E0DDA" w:rsidR="00FD67C6" w:rsidRPr="00FD67C6" w:rsidRDefault="00CC1534" w:rsidP="00CC1534">
      <w:r>
        <w:t xml:space="preserve">The author would like to acknowledge </w:t>
      </w:r>
      <w:r w:rsidR="00350CF5">
        <w:t xml:space="preserve">supervisors </w:t>
      </w:r>
      <w:proofErr w:type="spellStart"/>
      <w:r w:rsidR="00350CF5">
        <w:t>Dr</w:t>
      </w:r>
      <w:r w:rsidR="00915086">
        <w:t>.</w:t>
      </w:r>
      <w:proofErr w:type="spellEnd"/>
      <w:r w:rsidR="00350CF5">
        <w:t xml:space="preserve"> </w:t>
      </w:r>
      <w:r w:rsidR="003C3951">
        <w:t>Adnan, Syed</w:t>
      </w:r>
      <w:r w:rsidR="00915086">
        <w:t>, Mr Maadhav, Kothari</w:t>
      </w:r>
      <w:r w:rsidR="008B7D30">
        <w:t xml:space="preserve">, and </w:t>
      </w:r>
      <w:proofErr w:type="spellStart"/>
      <w:r w:rsidR="008B7D30">
        <w:t>Dr.</w:t>
      </w:r>
      <w:proofErr w:type="spellEnd"/>
      <w:r w:rsidR="00E553AF">
        <w:t xml:space="preserve"> Simon Gray</w:t>
      </w:r>
      <w:r w:rsidR="00344052">
        <w:t xml:space="preserve"> for their professional academic and personal support which is essential to the success of the thesis. The author also </w:t>
      </w:r>
      <w:r w:rsidR="00B135E4">
        <w:t>acknowledges</w:t>
      </w:r>
      <w:r w:rsidR="0052470E">
        <w:t xml:space="preserve"> Surface Engineering and Precision Institute</w:t>
      </w:r>
      <w:r w:rsidR="00D03CB6">
        <w:t xml:space="preserve"> of Cranfield University for help and direction. Similarly, the author also </w:t>
      </w:r>
      <w:r w:rsidR="00B135E4">
        <w:t>acknowledges</w:t>
      </w:r>
      <w:r w:rsidR="00D03CB6">
        <w:t xml:space="preserve"> </w:t>
      </w:r>
      <w:r w:rsidR="00163BAB">
        <w:t>the staff from</w:t>
      </w:r>
      <w:r w:rsidR="00B135E4">
        <w:t xml:space="preserve"> AMETEK, Inc.</w:t>
      </w:r>
      <w:r w:rsidR="006D15CE">
        <w:t xml:space="preserve"> for their technical support on </w:t>
      </w:r>
      <w:r w:rsidR="00C62E9C">
        <w:t>instruments</w:t>
      </w:r>
      <w:r w:rsidR="006D15CE">
        <w:t>.</w:t>
      </w:r>
    </w:p>
    <w:p w14:paraId="26EA691E" w14:textId="77777777" w:rsidR="00DA28B2" w:rsidRDefault="00DA28B2" w:rsidP="00941D35"/>
    <w:p w14:paraId="09CF738D" w14:textId="77777777" w:rsidR="00F2159F" w:rsidRDefault="00F2159F">
      <w:pPr>
        <w:spacing w:before="0" w:after="200" w:line="276" w:lineRule="auto"/>
        <w:jc w:val="left"/>
        <w:rPr>
          <w:b/>
          <w:sz w:val="32"/>
        </w:rPr>
      </w:pPr>
      <w:r>
        <w:br w:type="page"/>
      </w:r>
    </w:p>
    <w:p w14:paraId="76909EEB" w14:textId="77777777" w:rsidR="00DA28B2" w:rsidRPr="00996FFA" w:rsidRDefault="00DA28B2" w:rsidP="006454D8">
      <w:pPr>
        <w:pStyle w:val="TABLEOFCONTENTSHEADING"/>
        <w:spacing w:line="276" w:lineRule="auto"/>
      </w:pPr>
      <w:r w:rsidRPr="00996FFA">
        <w:lastRenderedPageBreak/>
        <w:t>TABLE OF CONTENTS</w:t>
      </w:r>
    </w:p>
    <w:p w14:paraId="048F1EB3" w14:textId="03EF6AA3" w:rsidR="00A64045" w:rsidRDefault="00B765F2">
      <w:pPr>
        <w:pStyle w:val="TOC1"/>
        <w:rPr>
          <w:rFonts w:asciiTheme="minorHAnsi" w:eastAsiaTheme="minorEastAsia" w:hAnsiTheme="minorHAnsi" w:cstheme="minorBidi"/>
          <w:sz w:val="22"/>
          <w:szCs w:val="22"/>
          <w:lang w:eastAsia="zh-CN"/>
        </w:rPr>
      </w:pPr>
      <w:r>
        <w:fldChar w:fldCharType="begin"/>
      </w:r>
      <w:r w:rsidR="00CC21F1">
        <w:instrText xml:space="preserve"> TOC \o "1-3" \h \z \u \t "Heading 7,2" </w:instrText>
      </w:r>
      <w:r>
        <w:fldChar w:fldCharType="separate"/>
      </w:r>
      <w:hyperlink w:anchor="_Toc49247443" w:history="1">
        <w:r w:rsidR="00A64045" w:rsidRPr="002A3864">
          <w:rPr>
            <w:rStyle w:val="Hyperlink"/>
          </w:rPr>
          <w:t>ABSTRACT</w:t>
        </w:r>
        <w:r w:rsidR="00A64045">
          <w:rPr>
            <w:webHidden/>
          </w:rPr>
          <w:tab/>
        </w:r>
        <w:r w:rsidR="00A64045">
          <w:rPr>
            <w:webHidden/>
          </w:rPr>
          <w:fldChar w:fldCharType="begin"/>
        </w:r>
        <w:r w:rsidR="00A64045">
          <w:rPr>
            <w:webHidden/>
          </w:rPr>
          <w:instrText xml:space="preserve"> PAGEREF _Toc49247443 \h </w:instrText>
        </w:r>
        <w:r w:rsidR="00A64045">
          <w:rPr>
            <w:webHidden/>
          </w:rPr>
        </w:r>
        <w:r w:rsidR="00A64045">
          <w:rPr>
            <w:webHidden/>
          </w:rPr>
          <w:fldChar w:fldCharType="separate"/>
        </w:r>
        <w:r w:rsidR="00A64045">
          <w:rPr>
            <w:webHidden/>
          </w:rPr>
          <w:t>i</w:t>
        </w:r>
        <w:r w:rsidR="00A64045">
          <w:rPr>
            <w:webHidden/>
          </w:rPr>
          <w:fldChar w:fldCharType="end"/>
        </w:r>
      </w:hyperlink>
    </w:p>
    <w:p w14:paraId="0199738D" w14:textId="5368781D" w:rsidR="00A64045" w:rsidRDefault="001F143A">
      <w:pPr>
        <w:pStyle w:val="TOC1"/>
        <w:rPr>
          <w:rFonts w:asciiTheme="minorHAnsi" w:eastAsiaTheme="minorEastAsia" w:hAnsiTheme="minorHAnsi" w:cstheme="minorBidi"/>
          <w:sz w:val="22"/>
          <w:szCs w:val="22"/>
          <w:lang w:eastAsia="zh-CN"/>
        </w:rPr>
      </w:pPr>
      <w:hyperlink w:anchor="_Toc49247444" w:history="1">
        <w:r w:rsidR="00A64045" w:rsidRPr="002A3864">
          <w:rPr>
            <w:rStyle w:val="Hyperlink"/>
          </w:rPr>
          <w:t>ACKNOWLEDGEMENTS</w:t>
        </w:r>
        <w:r w:rsidR="00A64045">
          <w:rPr>
            <w:webHidden/>
          </w:rPr>
          <w:tab/>
        </w:r>
        <w:r w:rsidR="00A64045">
          <w:rPr>
            <w:webHidden/>
          </w:rPr>
          <w:fldChar w:fldCharType="begin"/>
        </w:r>
        <w:r w:rsidR="00A64045">
          <w:rPr>
            <w:webHidden/>
          </w:rPr>
          <w:instrText xml:space="preserve"> PAGEREF _Toc49247444 \h </w:instrText>
        </w:r>
        <w:r w:rsidR="00A64045">
          <w:rPr>
            <w:webHidden/>
          </w:rPr>
        </w:r>
        <w:r w:rsidR="00A64045">
          <w:rPr>
            <w:webHidden/>
          </w:rPr>
          <w:fldChar w:fldCharType="separate"/>
        </w:r>
        <w:r w:rsidR="00A64045">
          <w:rPr>
            <w:webHidden/>
          </w:rPr>
          <w:t>ii</w:t>
        </w:r>
        <w:r w:rsidR="00A64045">
          <w:rPr>
            <w:webHidden/>
          </w:rPr>
          <w:fldChar w:fldCharType="end"/>
        </w:r>
      </w:hyperlink>
    </w:p>
    <w:p w14:paraId="76F29660" w14:textId="5AF34C35" w:rsidR="00A64045" w:rsidRDefault="001F143A">
      <w:pPr>
        <w:pStyle w:val="TOC1"/>
        <w:rPr>
          <w:rFonts w:asciiTheme="minorHAnsi" w:eastAsiaTheme="minorEastAsia" w:hAnsiTheme="minorHAnsi" w:cstheme="minorBidi"/>
          <w:sz w:val="22"/>
          <w:szCs w:val="22"/>
          <w:lang w:eastAsia="zh-CN"/>
        </w:rPr>
      </w:pPr>
      <w:hyperlink w:anchor="_Toc49247445" w:history="1">
        <w:r w:rsidR="00A64045" w:rsidRPr="002A3864">
          <w:rPr>
            <w:rStyle w:val="Hyperlink"/>
          </w:rPr>
          <w:t>LIST OF FIGURES</w:t>
        </w:r>
        <w:r w:rsidR="00A64045">
          <w:rPr>
            <w:webHidden/>
          </w:rPr>
          <w:tab/>
        </w:r>
        <w:r w:rsidR="00A64045">
          <w:rPr>
            <w:webHidden/>
          </w:rPr>
          <w:fldChar w:fldCharType="begin"/>
        </w:r>
        <w:r w:rsidR="00A64045">
          <w:rPr>
            <w:webHidden/>
          </w:rPr>
          <w:instrText xml:space="preserve"> PAGEREF _Toc49247445 \h </w:instrText>
        </w:r>
        <w:r w:rsidR="00A64045">
          <w:rPr>
            <w:webHidden/>
          </w:rPr>
        </w:r>
        <w:r w:rsidR="00A64045">
          <w:rPr>
            <w:webHidden/>
          </w:rPr>
          <w:fldChar w:fldCharType="separate"/>
        </w:r>
        <w:r w:rsidR="00A64045">
          <w:rPr>
            <w:webHidden/>
          </w:rPr>
          <w:t>v</w:t>
        </w:r>
        <w:r w:rsidR="00A64045">
          <w:rPr>
            <w:webHidden/>
          </w:rPr>
          <w:fldChar w:fldCharType="end"/>
        </w:r>
      </w:hyperlink>
    </w:p>
    <w:p w14:paraId="537FDCE2" w14:textId="38F12A16" w:rsidR="00A64045" w:rsidRDefault="001F143A">
      <w:pPr>
        <w:pStyle w:val="TOC1"/>
        <w:rPr>
          <w:rFonts w:asciiTheme="minorHAnsi" w:eastAsiaTheme="minorEastAsia" w:hAnsiTheme="minorHAnsi" w:cstheme="minorBidi"/>
          <w:sz w:val="22"/>
          <w:szCs w:val="22"/>
          <w:lang w:eastAsia="zh-CN"/>
        </w:rPr>
      </w:pPr>
      <w:hyperlink w:anchor="_Toc49247446" w:history="1">
        <w:r w:rsidR="00A64045" w:rsidRPr="002A3864">
          <w:rPr>
            <w:rStyle w:val="Hyperlink"/>
          </w:rPr>
          <w:t>LIST OF TABLES</w:t>
        </w:r>
        <w:r w:rsidR="00A64045">
          <w:rPr>
            <w:webHidden/>
          </w:rPr>
          <w:tab/>
        </w:r>
        <w:r w:rsidR="00A64045">
          <w:rPr>
            <w:webHidden/>
          </w:rPr>
          <w:fldChar w:fldCharType="begin"/>
        </w:r>
        <w:r w:rsidR="00A64045">
          <w:rPr>
            <w:webHidden/>
          </w:rPr>
          <w:instrText xml:space="preserve"> PAGEREF _Toc49247446 \h </w:instrText>
        </w:r>
        <w:r w:rsidR="00A64045">
          <w:rPr>
            <w:webHidden/>
          </w:rPr>
        </w:r>
        <w:r w:rsidR="00A64045">
          <w:rPr>
            <w:webHidden/>
          </w:rPr>
          <w:fldChar w:fldCharType="separate"/>
        </w:r>
        <w:r w:rsidR="00A64045">
          <w:rPr>
            <w:webHidden/>
          </w:rPr>
          <w:t>vii</w:t>
        </w:r>
        <w:r w:rsidR="00A64045">
          <w:rPr>
            <w:webHidden/>
          </w:rPr>
          <w:fldChar w:fldCharType="end"/>
        </w:r>
      </w:hyperlink>
    </w:p>
    <w:p w14:paraId="6B49A0CB" w14:textId="71DDCA16" w:rsidR="00A64045" w:rsidRDefault="001F143A">
      <w:pPr>
        <w:pStyle w:val="TOC1"/>
        <w:rPr>
          <w:rFonts w:asciiTheme="minorHAnsi" w:eastAsiaTheme="minorEastAsia" w:hAnsiTheme="minorHAnsi" w:cstheme="minorBidi"/>
          <w:sz w:val="22"/>
          <w:szCs w:val="22"/>
          <w:lang w:eastAsia="zh-CN"/>
        </w:rPr>
      </w:pPr>
      <w:hyperlink w:anchor="_Toc49247447" w:history="1">
        <w:r w:rsidR="00A64045" w:rsidRPr="002A3864">
          <w:rPr>
            <w:rStyle w:val="Hyperlink"/>
          </w:rPr>
          <w:t>LIST OF ABBREVIATIONS</w:t>
        </w:r>
        <w:r w:rsidR="00A64045">
          <w:rPr>
            <w:webHidden/>
          </w:rPr>
          <w:tab/>
        </w:r>
        <w:r w:rsidR="00A64045">
          <w:rPr>
            <w:webHidden/>
          </w:rPr>
          <w:fldChar w:fldCharType="begin"/>
        </w:r>
        <w:r w:rsidR="00A64045">
          <w:rPr>
            <w:webHidden/>
          </w:rPr>
          <w:instrText xml:space="preserve"> PAGEREF _Toc49247447 \h </w:instrText>
        </w:r>
        <w:r w:rsidR="00A64045">
          <w:rPr>
            <w:webHidden/>
          </w:rPr>
        </w:r>
        <w:r w:rsidR="00A64045">
          <w:rPr>
            <w:webHidden/>
          </w:rPr>
          <w:fldChar w:fldCharType="separate"/>
        </w:r>
        <w:r w:rsidR="00A64045">
          <w:rPr>
            <w:webHidden/>
          </w:rPr>
          <w:t>viii</w:t>
        </w:r>
        <w:r w:rsidR="00A64045">
          <w:rPr>
            <w:webHidden/>
          </w:rPr>
          <w:fldChar w:fldCharType="end"/>
        </w:r>
      </w:hyperlink>
    </w:p>
    <w:p w14:paraId="02AA6BA9" w14:textId="51F3FF06" w:rsidR="00A64045" w:rsidRDefault="001F143A">
      <w:pPr>
        <w:pStyle w:val="TOC1"/>
        <w:rPr>
          <w:rFonts w:asciiTheme="minorHAnsi" w:eastAsiaTheme="minorEastAsia" w:hAnsiTheme="minorHAnsi" w:cstheme="minorBidi"/>
          <w:sz w:val="22"/>
          <w:szCs w:val="22"/>
          <w:lang w:eastAsia="zh-CN"/>
        </w:rPr>
      </w:pPr>
      <w:hyperlink w:anchor="_Toc49247448" w:history="1">
        <w:r w:rsidR="00A64045" w:rsidRPr="002A3864">
          <w:rPr>
            <w:rStyle w:val="Hyperlink"/>
          </w:rPr>
          <w:t>1 Introduction</w:t>
        </w:r>
        <w:r w:rsidR="00A64045">
          <w:rPr>
            <w:webHidden/>
          </w:rPr>
          <w:tab/>
        </w:r>
        <w:r w:rsidR="00A64045">
          <w:rPr>
            <w:webHidden/>
          </w:rPr>
          <w:fldChar w:fldCharType="begin"/>
        </w:r>
        <w:r w:rsidR="00A64045">
          <w:rPr>
            <w:webHidden/>
          </w:rPr>
          <w:instrText xml:space="preserve"> PAGEREF _Toc49247448 \h </w:instrText>
        </w:r>
        <w:r w:rsidR="00A64045">
          <w:rPr>
            <w:webHidden/>
          </w:rPr>
        </w:r>
        <w:r w:rsidR="00A64045">
          <w:rPr>
            <w:webHidden/>
          </w:rPr>
          <w:fldChar w:fldCharType="separate"/>
        </w:r>
        <w:r w:rsidR="00A64045">
          <w:rPr>
            <w:webHidden/>
          </w:rPr>
          <w:t>1</w:t>
        </w:r>
        <w:r w:rsidR="00A64045">
          <w:rPr>
            <w:webHidden/>
          </w:rPr>
          <w:fldChar w:fldCharType="end"/>
        </w:r>
      </w:hyperlink>
    </w:p>
    <w:p w14:paraId="5EF0D2B0" w14:textId="3CDA9636" w:rsidR="00A64045" w:rsidRDefault="001F143A">
      <w:pPr>
        <w:pStyle w:val="TOC2"/>
        <w:rPr>
          <w:rFonts w:asciiTheme="minorHAnsi" w:eastAsiaTheme="minorEastAsia" w:hAnsiTheme="minorHAnsi" w:cstheme="minorBidi"/>
          <w:noProof/>
          <w:sz w:val="22"/>
          <w:szCs w:val="22"/>
          <w:lang w:eastAsia="zh-CN"/>
        </w:rPr>
      </w:pPr>
      <w:hyperlink w:anchor="_Toc49247449" w:history="1">
        <w:r w:rsidR="00A64045" w:rsidRPr="002A3864">
          <w:rPr>
            <w:rStyle w:val="Hyperlink"/>
            <w:noProof/>
          </w:rPr>
          <w:t>1.1 Aim</w:t>
        </w:r>
        <w:r w:rsidR="00A64045">
          <w:rPr>
            <w:noProof/>
            <w:webHidden/>
          </w:rPr>
          <w:tab/>
        </w:r>
        <w:r w:rsidR="00A64045">
          <w:rPr>
            <w:noProof/>
            <w:webHidden/>
          </w:rPr>
          <w:fldChar w:fldCharType="begin"/>
        </w:r>
        <w:r w:rsidR="00A64045">
          <w:rPr>
            <w:noProof/>
            <w:webHidden/>
          </w:rPr>
          <w:instrText xml:space="preserve"> PAGEREF _Toc49247449 \h </w:instrText>
        </w:r>
        <w:r w:rsidR="00A64045">
          <w:rPr>
            <w:noProof/>
            <w:webHidden/>
          </w:rPr>
        </w:r>
        <w:r w:rsidR="00A64045">
          <w:rPr>
            <w:noProof/>
            <w:webHidden/>
          </w:rPr>
          <w:fldChar w:fldCharType="separate"/>
        </w:r>
        <w:r w:rsidR="00A64045">
          <w:rPr>
            <w:noProof/>
            <w:webHidden/>
          </w:rPr>
          <w:t>2</w:t>
        </w:r>
        <w:r w:rsidR="00A64045">
          <w:rPr>
            <w:noProof/>
            <w:webHidden/>
          </w:rPr>
          <w:fldChar w:fldCharType="end"/>
        </w:r>
      </w:hyperlink>
    </w:p>
    <w:p w14:paraId="57CF8ECB" w14:textId="791E23E2" w:rsidR="00A64045" w:rsidRDefault="001F143A">
      <w:pPr>
        <w:pStyle w:val="TOC2"/>
        <w:rPr>
          <w:rFonts w:asciiTheme="minorHAnsi" w:eastAsiaTheme="minorEastAsia" w:hAnsiTheme="minorHAnsi" w:cstheme="minorBidi"/>
          <w:noProof/>
          <w:sz w:val="22"/>
          <w:szCs w:val="22"/>
          <w:lang w:eastAsia="zh-CN"/>
        </w:rPr>
      </w:pPr>
      <w:hyperlink w:anchor="_Toc49247450" w:history="1">
        <w:r w:rsidR="00A64045" w:rsidRPr="002A3864">
          <w:rPr>
            <w:rStyle w:val="Hyperlink"/>
            <w:noProof/>
          </w:rPr>
          <w:t>1.2 Objectives</w:t>
        </w:r>
        <w:r w:rsidR="00A64045">
          <w:rPr>
            <w:noProof/>
            <w:webHidden/>
          </w:rPr>
          <w:tab/>
        </w:r>
        <w:r w:rsidR="00A64045">
          <w:rPr>
            <w:noProof/>
            <w:webHidden/>
          </w:rPr>
          <w:fldChar w:fldCharType="begin"/>
        </w:r>
        <w:r w:rsidR="00A64045">
          <w:rPr>
            <w:noProof/>
            <w:webHidden/>
          </w:rPr>
          <w:instrText xml:space="preserve"> PAGEREF _Toc49247450 \h </w:instrText>
        </w:r>
        <w:r w:rsidR="00A64045">
          <w:rPr>
            <w:noProof/>
            <w:webHidden/>
          </w:rPr>
        </w:r>
        <w:r w:rsidR="00A64045">
          <w:rPr>
            <w:noProof/>
            <w:webHidden/>
          </w:rPr>
          <w:fldChar w:fldCharType="separate"/>
        </w:r>
        <w:r w:rsidR="00A64045">
          <w:rPr>
            <w:noProof/>
            <w:webHidden/>
          </w:rPr>
          <w:t>2</w:t>
        </w:r>
        <w:r w:rsidR="00A64045">
          <w:rPr>
            <w:noProof/>
            <w:webHidden/>
          </w:rPr>
          <w:fldChar w:fldCharType="end"/>
        </w:r>
      </w:hyperlink>
    </w:p>
    <w:p w14:paraId="50A5DEF5" w14:textId="265688AD" w:rsidR="00A64045" w:rsidRDefault="001F143A">
      <w:pPr>
        <w:pStyle w:val="TOC2"/>
        <w:rPr>
          <w:rFonts w:asciiTheme="minorHAnsi" w:eastAsiaTheme="minorEastAsia" w:hAnsiTheme="minorHAnsi" w:cstheme="minorBidi"/>
          <w:noProof/>
          <w:sz w:val="22"/>
          <w:szCs w:val="22"/>
          <w:lang w:eastAsia="zh-CN"/>
        </w:rPr>
      </w:pPr>
      <w:hyperlink w:anchor="_Toc49247451" w:history="1">
        <w:r w:rsidR="00A64045" w:rsidRPr="002A3864">
          <w:rPr>
            <w:rStyle w:val="Hyperlink"/>
            <w:noProof/>
          </w:rPr>
          <w:t>1.3 Deliverables</w:t>
        </w:r>
        <w:r w:rsidR="00A64045">
          <w:rPr>
            <w:noProof/>
            <w:webHidden/>
          </w:rPr>
          <w:tab/>
        </w:r>
        <w:r w:rsidR="00A64045">
          <w:rPr>
            <w:noProof/>
            <w:webHidden/>
          </w:rPr>
          <w:fldChar w:fldCharType="begin"/>
        </w:r>
        <w:r w:rsidR="00A64045">
          <w:rPr>
            <w:noProof/>
            <w:webHidden/>
          </w:rPr>
          <w:instrText xml:space="preserve"> PAGEREF _Toc49247451 \h </w:instrText>
        </w:r>
        <w:r w:rsidR="00A64045">
          <w:rPr>
            <w:noProof/>
            <w:webHidden/>
          </w:rPr>
        </w:r>
        <w:r w:rsidR="00A64045">
          <w:rPr>
            <w:noProof/>
            <w:webHidden/>
          </w:rPr>
          <w:fldChar w:fldCharType="separate"/>
        </w:r>
        <w:r w:rsidR="00A64045">
          <w:rPr>
            <w:noProof/>
            <w:webHidden/>
          </w:rPr>
          <w:t>3</w:t>
        </w:r>
        <w:r w:rsidR="00A64045">
          <w:rPr>
            <w:noProof/>
            <w:webHidden/>
          </w:rPr>
          <w:fldChar w:fldCharType="end"/>
        </w:r>
      </w:hyperlink>
    </w:p>
    <w:p w14:paraId="06673559" w14:textId="75F12677" w:rsidR="00A64045" w:rsidRDefault="001F143A">
      <w:pPr>
        <w:pStyle w:val="TOC1"/>
        <w:rPr>
          <w:rFonts w:asciiTheme="minorHAnsi" w:eastAsiaTheme="minorEastAsia" w:hAnsiTheme="minorHAnsi" w:cstheme="minorBidi"/>
          <w:sz w:val="22"/>
          <w:szCs w:val="22"/>
          <w:lang w:eastAsia="zh-CN"/>
        </w:rPr>
      </w:pPr>
      <w:hyperlink w:anchor="_Toc49247452" w:history="1">
        <w:r w:rsidR="00A64045" w:rsidRPr="002A3864">
          <w:rPr>
            <w:rStyle w:val="Hyperlink"/>
          </w:rPr>
          <w:t>2 Literature Review</w:t>
        </w:r>
        <w:r w:rsidR="00A64045">
          <w:rPr>
            <w:webHidden/>
          </w:rPr>
          <w:tab/>
        </w:r>
        <w:r w:rsidR="00A64045">
          <w:rPr>
            <w:webHidden/>
          </w:rPr>
          <w:fldChar w:fldCharType="begin"/>
        </w:r>
        <w:r w:rsidR="00A64045">
          <w:rPr>
            <w:webHidden/>
          </w:rPr>
          <w:instrText xml:space="preserve"> PAGEREF _Toc49247452 \h </w:instrText>
        </w:r>
        <w:r w:rsidR="00A64045">
          <w:rPr>
            <w:webHidden/>
          </w:rPr>
        </w:r>
        <w:r w:rsidR="00A64045">
          <w:rPr>
            <w:webHidden/>
          </w:rPr>
          <w:fldChar w:fldCharType="separate"/>
        </w:r>
        <w:r w:rsidR="00A64045">
          <w:rPr>
            <w:webHidden/>
          </w:rPr>
          <w:t>4</w:t>
        </w:r>
        <w:r w:rsidR="00A64045">
          <w:rPr>
            <w:webHidden/>
          </w:rPr>
          <w:fldChar w:fldCharType="end"/>
        </w:r>
      </w:hyperlink>
    </w:p>
    <w:p w14:paraId="407650BA" w14:textId="094E5961" w:rsidR="00A64045" w:rsidRDefault="001F143A">
      <w:pPr>
        <w:pStyle w:val="TOC2"/>
        <w:rPr>
          <w:rFonts w:asciiTheme="minorHAnsi" w:eastAsiaTheme="minorEastAsia" w:hAnsiTheme="minorHAnsi" w:cstheme="minorBidi"/>
          <w:noProof/>
          <w:sz w:val="22"/>
          <w:szCs w:val="22"/>
          <w:lang w:eastAsia="zh-CN"/>
        </w:rPr>
      </w:pPr>
      <w:hyperlink w:anchor="_Toc49247453" w:history="1">
        <w:r w:rsidR="00A64045" w:rsidRPr="002A3864">
          <w:rPr>
            <w:rStyle w:val="Hyperlink"/>
            <w:noProof/>
          </w:rPr>
          <w:t>2.1 Electrochemical Impedance Spectroscopy (EIS)</w:t>
        </w:r>
        <w:r w:rsidR="00A64045">
          <w:rPr>
            <w:noProof/>
            <w:webHidden/>
          </w:rPr>
          <w:tab/>
        </w:r>
        <w:r w:rsidR="00A64045">
          <w:rPr>
            <w:noProof/>
            <w:webHidden/>
          </w:rPr>
          <w:fldChar w:fldCharType="begin"/>
        </w:r>
        <w:r w:rsidR="00A64045">
          <w:rPr>
            <w:noProof/>
            <w:webHidden/>
          </w:rPr>
          <w:instrText xml:space="preserve"> PAGEREF _Toc49247453 \h </w:instrText>
        </w:r>
        <w:r w:rsidR="00A64045">
          <w:rPr>
            <w:noProof/>
            <w:webHidden/>
          </w:rPr>
        </w:r>
        <w:r w:rsidR="00A64045">
          <w:rPr>
            <w:noProof/>
            <w:webHidden/>
          </w:rPr>
          <w:fldChar w:fldCharType="separate"/>
        </w:r>
        <w:r w:rsidR="00A64045">
          <w:rPr>
            <w:noProof/>
            <w:webHidden/>
          </w:rPr>
          <w:t>4</w:t>
        </w:r>
        <w:r w:rsidR="00A64045">
          <w:rPr>
            <w:noProof/>
            <w:webHidden/>
          </w:rPr>
          <w:fldChar w:fldCharType="end"/>
        </w:r>
      </w:hyperlink>
    </w:p>
    <w:p w14:paraId="1603CEA8" w14:textId="6C639D8E" w:rsidR="00A64045" w:rsidRDefault="001F143A">
      <w:pPr>
        <w:pStyle w:val="TOC3"/>
        <w:tabs>
          <w:tab w:val="right" w:leader="dot" w:pos="8494"/>
        </w:tabs>
        <w:rPr>
          <w:rFonts w:asciiTheme="minorHAnsi" w:eastAsiaTheme="minorEastAsia" w:hAnsiTheme="minorHAnsi" w:cstheme="minorBidi"/>
          <w:noProof/>
          <w:sz w:val="22"/>
          <w:szCs w:val="22"/>
          <w:lang w:eastAsia="zh-CN"/>
        </w:rPr>
      </w:pPr>
      <w:hyperlink w:anchor="_Toc49247454" w:history="1">
        <w:r w:rsidR="00A64045" w:rsidRPr="002A3864">
          <w:rPr>
            <w:rStyle w:val="Hyperlink"/>
            <w:noProof/>
          </w:rPr>
          <w:t>2.1.1 Principle of EIS</w:t>
        </w:r>
        <w:r w:rsidR="00A64045">
          <w:rPr>
            <w:noProof/>
            <w:webHidden/>
          </w:rPr>
          <w:tab/>
        </w:r>
        <w:r w:rsidR="00A64045">
          <w:rPr>
            <w:noProof/>
            <w:webHidden/>
          </w:rPr>
          <w:fldChar w:fldCharType="begin"/>
        </w:r>
        <w:r w:rsidR="00A64045">
          <w:rPr>
            <w:noProof/>
            <w:webHidden/>
          </w:rPr>
          <w:instrText xml:space="preserve"> PAGEREF _Toc49247454 \h </w:instrText>
        </w:r>
        <w:r w:rsidR="00A64045">
          <w:rPr>
            <w:noProof/>
            <w:webHidden/>
          </w:rPr>
        </w:r>
        <w:r w:rsidR="00A64045">
          <w:rPr>
            <w:noProof/>
            <w:webHidden/>
          </w:rPr>
          <w:fldChar w:fldCharType="separate"/>
        </w:r>
        <w:r w:rsidR="00A64045">
          <w:rPr>
            <w:noProof/>
            <w:webHidden/>
          </w:rPr>
          <w:t>4</w:t>
        </w:r>
        <w:r w:rsidR="00A64045">
          <w:rPr>
            <w:noProof/>
            <w:webHidden/>
          </w:rPr>
          <w:fldChar w:fldCharType="end"/>
        </w:r>
      </w:hyperlink>
    </w:p>
    <w:p w14:paraId="2B1BC9C4" w14:textId="73DBA7F8" w:rsidR="00A64045" w:rsidRDefault="001F143A">
      <w:pPr>
        <w:pStyle w:val="TOC3"/>
        <w:tabs>
          <w:tab w:val="right" w:leader="dot" w:pos="8494"/>
        </w:tabs>
        <w:rPr>
          <w:rFonts w:asciiTheme="minorHAnsi" w:eastAsiaTheme="minorEastAsia" w:hAnsiTheme="minorHAnsi" w:cstheme="minorBidi"/>
          <w:noProof/>
          <w:sz w:val="22"/>
          <w:szCs w:val="22"/>
          <w:lang w:eastAsia="zh-CN"/>
        </w:rPr>
      </w:pPr>
      <w:hyperlink w:anchor="_Toc49247455" w:history="1">
        <w:r w:rsidR="00A64045" w:rsidRPr="002A3864">
          <w:rPr>
            <w:rStyle w:val="Hyperlink"/>
            <w:noProof/>
          </w:rPr>
          <w:t>2.1.2 Equivalent Circuit Model (ECM)</w:t>
        </w:r>
        <w:r w:rsidR="00A64045">
          <w:rPr>
            <w:noProof/>
            <w:webHidden/>
          </w:rPr>
          <w:tab/>
        </w:r>
        <w:r w:rsidR="00A64045">
          <w:rPr>
            <w:noProof/>
            <w:webHidden/>
          </w:rPr>
          <w:fldChar w:fldCharType="begin"/>
        </w:r>
        <w:r w:rsidR="00A64045">
          <w:rPr>
            <w:noProof/>
            <w:webHidden/>
          </w:rPr>
          <w:instrText xml:space="preserve"> PAGEREF _Toc49247455 \h </w:instrText>
        </w:r>
        <w:r w:rsidR="00A64045">
          <w:rPr>
            <w:noProof/>
            <w:webHidden/>
          </w:rPr>
        </w:r>
        <w:r w:rsidR="00A64045">
          <w:rPr>
            <w:noProof/>
            <w:webHidden/>
          </w:rPr>
          <w:fldChar w:fldCharType="separate"/>
        </w:r>
        <w:r w:rsidR="00A64045">
          <w:rPr>
            <w:noProof/>
            <w:webHidden/>
          </w:rPr>
          <w:t>6</w:t>
        </w:r>
        <w:r w:rsidR="00A64045">
          <w:rPr>
            <w:noProof/>
            <w:webHidden/>
          </w:rPr>
          <w:fldChar w:fldCharType="end"/>
        </w:r>
      </w:hyperlink>
    </w:p>
    <w:p w14:paraId="641829A9" w14:textId="5D3C7A18" w:rsidR="00A64045" w:rsidRDefault="001F143A">
      <w:pPr>
        <w:pStyle w:val="TOC2"/>
        <w:rPr>
          <w:rFonts w:asciiTheme="minorHAnsi" w:eastAsiaTheme="minorEastAsia" w:hAnsiTheme="minorHAnsi" w:cstheme="minorBidi"/>
          <w:noProof/>
          <w:sz w:val="22"/>
          <w:szCs w:val="22"/>
          <w:lang w:eastAsia="zh-CN"/>
        </w:rPr>
      </w:pPr>
      <w:hyperlink w:anchor="_Toc49247456" w:history="1">
        <w:r w:rsidR="00A64045" w:rsidRPr="002A3864">
          <w:rPr>
            <w:rStyle w:val="Hyperlink"/>
            <w:noProof/>
          </w:rPr>
          <w:t>2.2 Battery Management System</w:t>
        </w:r>
        <w:r w:rsidR="00A64045">
          <w:rPr>
            <w:noProof/>
            <w:webHidden/>
          </w:rPr>
          <w:tab/>
        </w:r>
        <w:r w:rsidR="00A64045">
          <w:rPr>
            <w:noProof/>
            <w:webHidden/>
          </w:rPr>
          <w:fldChar w:fldCharType="begin"/>
        </w:r>
        <w:r w:rsidR="00A64045">
          <w:rPr>
            <w:noProof/>
            <w:webHidden/>
          </w:rPr>
          <w:instrText xml:space="preserve"> PAGEREF _Toc49247456 \h </w:instrText>
        </w:r>
        <w:r w:rsidR="00A64045">
          <w:rPr>
            <w:noProof/>
            <w:webHidden/>
          </w:rPr>
        </w:r>
        <w:r w:rsidR="00A64045">
          <w:rPr>
            <w:noProof/>
            <w:webHidden/>
          </w:rPr>
          <w:fldChar w:fldCharType="separate"/>
        </w:r>
        <w:r w:rsidR="00A64045">
          <w:rPr>
            <w:noProof/>
            <w:webHidden/>
          </w:rPr>
          <w:t>9</w:t>
        </w:r>
        <w:r w:rsidR="00A64045">
          <w:rPr>
            <w:noProof/>
            <w:webHidden/>
          </w:rPr>
          <w:fldChar w:fldCharType="end"/>
        </w:r>
      </w:hyperlink>
    </w:p>
    <w:p w14:paraId="0E0320D9" w14:textId="35CA112C" w:rsidR="00A64045" w:rsidRDefault="001F143A">
      <w:pPr>
        <w:pStyle w:val="TOC3"/>
        <w:tabs>
          <w:tab w:val="right" w:leader="dot" w:pos="8494"/>
        </w:tabs>
        <w:rPr>
          <w:rFonts w:asciiTheme="minorHAnsi" w:eastAsiaTheme="minorEastAsia" w:hAnsiTheme="minorHAnsi" w:cstheme="minorBidi"/>
          <w:noProof/>
          <w:sz w:val="22"/>
          <w:szCs w:val="22"/>
          <w:lang w:eastAsia="zh-CN"/>
        </w:rPr>
      </w:pPr>
      <w:hyperlink w:anchor="_Toc49247457" w:history="1">
        <w:r w:rsidR="00A64045" w:rsidRPr="002A3864">
          <w:rPr>
            <w:rStyle w:val="Hyperlink"/>
            <w:noProof/>
          </w:rPr>
          <w:t>2.2.1 Basic Structure and Responsibilities</w:t>
        </w:r>
        <w:r w:rsidR="00A64045">
          <w:rPr>
            <w:noProof/>
            <w:webHidden/>
          </w:rPr>
          <w:tab/>
        </w:r>
        <w:r w:rsidR="00A64045">
          <w:rPr>
            <w:noProof/>
            <w:webHidden/>
          </w:rPr>
          <w:fldChar w:fldCharType="begin"/>
        </w:r>
        <w:r w:rsidR="00A64045">
          <w:rPr>
            <w:noProof/>
            <w:webHidden/>
          </w:rPr>
          <w:instrText xml:space="preserve"> PAGEREF _Toc49247457 \h </w:instrText>
        </w:r>
        <w:r w:rsidR="00A64045">
          <w:rPr>
            <w:noProof/>
            <w:webHidden/>
          </w:rPr>
        </w:r>
        <w:r w:rsidR="00A64045">
          <w:rPr>
            <w:noProof/>
            <w:webHidden/>
          </w:rPr>
          <w:fldChar w:fldCharType="separate"/>
        </w:r>
        <w:r w:rsidR="00A64045">
          <w:rPr>
            <w:noProof/>
            <w:webHidden/>
          </w:rPr>
          <w:t>9</w:t>
        </w:r>
        <w:r w:rsidR="00A64045">
          <w:rPr>
            <w:noProof/>
            <w:webHidden/>
          </w:rPr>
          <w:fldChar w:fldCharType="end"/>
        </w:r>
      </w:hyperlink>
    </w:p>
    <w:p w14:paraId="290FE040" w14:textId="5BEEED2D" w:rsidR="00A64045" w:rsidRDefault="001F143A">
      <w:pPr>
        <w:pStyle w:val="TOC3"/>
        <w:tabs>
          <w:tab w:val="right" w:leader="dot" w:pos="8494"/>
        </w:tabs>
        <w:rPr>
          <w:rFonts w:asciiTheme="minorHAnsi" w:eastAsiaTheme="minorEastAsia" w:hAnsiTheme="minorHAnsi" w:cstheme="minorBidi"/>
          <w:noProof/>
          <w:sz w:val="22"/>
          <w:szCs w:val="22"/>
          <w:lang w:eastAsia="zh-CN"/>
        </w:rPr>
      </w:pPr>
      <w:hyperlink w:anchor="_Toc49247458" w:history="1">
        <w:r w:rsidR="00A64045" w:rsidRPr="002A3864">
          <w:rPr>
            <w:rStyle w:val="Hyperlink"/>
            <w:noProof/>
          </w:rPr>
          <w:t>2.2.2 Implement EIS within BMS</w:t>
        </w:r>
        <w:r w:rsidR="00A64045">
          <w:rPr>
            <w:noProof/>
            <w:webHidden/>
          </w:rPr>
          <w:tab/>
        </w:r>
        <w:r w:rsidR="00A64045">
          <w:rPr>
            <w:noProof/>
            <w:webHidden/>
          </w:rPr>
          <w:fldChar w:fldCharType="begin"/>
        </w:r>
        <w:r w:rsidR="00A64045">
          <w:rPr>
            <w:noProof/>
            <w:webHidden/>
          </w:rPr>
          <w:instrText xml:space="preserve"> PAGEREF _Toc49247458 \h </w:instrText>
        </w:r>
        <w:r w:rsidR="00A64045">
          <w:rPr>
            <w:noProof/>
            <w:webHidden/>
          </w:rPr>
        </w:r>
        <w:r w:rsidR="00A64045">
          <w:rPr>
            <w:noProof/>
            <w:webHidden/>
          </w:rPr>
          <w:fldChar w:fldCharType="separate"/>
        </w:r>
        <w:r w:rsidR="00A64045">
          <w:rPr>
            <w:noProof/>
            <w:webHidden/>
          </w:rPr>
          <w:t>10</w:t>
        </w:r>
        <w:r w:rsidR="00A64045">
          <w:rPr>
            <w:noProof/>
            <w:webHidden/>
          </w:rPr>
          <w:fldChar w:fldCharType="end"/>
        </w:r>
      </w:hyperlink>
    </w:p>
    <w:p w14:paraId="611AD2A9" w14:textId="07007FB9" w:rsidR="00A64045" w:rsidRDefault="001F143A">
      <w:pPr>
        <w:pStyle w:val="TOC2"/>
        <w:rPr>
          <w:rFonts w:asciiTheme="minorHAnsi" w:eastAsiaTheme="minorEastAsia" w:hAnsiTheme="minorHAnsi" w:cstheme="minorBidi"/>
          <w:noProof/>
          <w:sz w:val="22"/>
          <w:szCs w:val="22"/>
          <w:lang w:eastAsia="zh-CN"/>
        </w:rPr>
      </w:pPr>
      <w:hyperlink w:anchor="_Toc49247459" w:history="1">
        <w:r w:rsidR="00A64045" w:rsidRPr="002A3864">
          <w:rPr>
            <w:rStyle w:val="Hyperlink"/>
            <w:noProof/>
          </w:rPr>
          <w:t>2.3 Machine Learning Algorithm</w:t>
        </w:r>
        <w:r w:rsidR="00A64045">
          <w:rPr>
            <w:noProof/>
            <w:webHidden/>
          </w:rPr>
          <w:tab/>
        </w:r>
        <w:r w:rsidR="00A64045">
          <w:rPr>
            <w:noProof/>
            <w:webHidden/>
          </w:rPr>
          <w:fldChar w:fldCharType="begin"/>
        </w:r>
        <w:r w:rsidR="00A64045">
          <w:rPr>
            <w:noProof/>
            <w:webHidden/>
          </w:rPr>
          <w:instrText xml:space="preserve"> PAGEREF _Toc49247459 \h </w:instrText>
        </w:r>
        <w:r w:rsidR="00A64045">
          <w:rPr>
            <w:noProof/>
            <w:webHidden/>
          </w:rPr>
        </w:r>
        <w:r w:rsidR="00A64045">
          <w:rPr>
            <w:noProof/>
            <w:webHidden/>
          </w:rPr>
          <w:fldChar w:fldCharType="separate"/>
        </w:r>
        <w:r w:rsidR="00A64045">
          <w:rPr>
            <w:noProof/>
            <w:webHidden/>
          </w:rPr>
          <w:t>11</w:t>
        </w:r>
        <w:r w:rsidR="00A64045">
          <w:rPr>
            <w:noProof/>
            <w:webHidden/>
          </w:rPr>
          <w:fldChar w:fldCharType="end"/>
        </w:r>
      </w:hyperlink>
    </w:p>
    <w:p w14:paraId="5D108E4F" w14:textId="2FAE01D4" w:rsidR="00A64045" w:rsidRDefault="001F143A">
      <w:pPr>
        <w:pStyle w:val="TOC3"/>
        <w:tabs>
          <w:tab w:val="right" w:leader="dot" w:pos="8494"/>
        </w:tabs>
        <w:rPr>
          <w:rFonts w:asciiTheme="minorHAnsi" w:eastAsiaTheme="minorEastAsia" w:hAnsiTheme="minorHAnsi" w:cstheme="minorBidi"/>
          <w:noProof/>
          <w:sz w:val="22"/>
          <w:szCs w:val="22"/>
          <w:lang w:eastAsia="zh-CN"/>
        </w:rPr>
      </w:pPr>
      <w:hyperlink w:anchor="_Toc49247460" w:history="1">
        <w:r w:rsidR="00A64045" w:rsidRPr="002A3864">
          <w:rPr>
            <w:rStyle w:val="Hyperlink"/>
            <w:noProof/>
          </w:rPr>
          <w:t>2.3.1 K Nearest Neighbours (KNN)</w:t>
        </w:r>
        <w:r w:rsidR="00A64045">
          <w:rPr>
            <w:noProof/>
            <w:webHidden/>
          </w:rPr>
          <w:tab/>
        </w:r>
        <w:r w:rsidR="00A64045">
          <w:rPr>
            <w:noProof/>
            <w:webHidden/>
          </w:rPr>
          <w:fldChar w:fldCharType="begin"/>
        </w:r>
        <w:r w:rsidR="00A64045">
          <w:rPr>
            <w:noProof/>
            <w:webHidden/>
          </w:rPr>
          <w:instrText xml:space="preserve"> PAGEREF _Toc49247460 \h </w:instrText>
        </w:r>
        <w:r w:rsidR="00A64045">
          <w:rPr>
            <w:noProof/>
            <w:webHidden/>
          </w:rPr>
        </w:r>
        <w:r w:rsidR="00A64045">
          <w:rPr>
            <w:noProof/>
            <w:webHidden/>
          </w:rPr>
          <w:fldChar w:fldCharType="separate"/>
        </w:r>
        <w:r w:rsidR="00A64045">
          <w:rPr>
            <w:noProof/>
            <w:webHidden/>
          </w:rPr>
          <w:t>12</w:t>
        </w:r>
        <w:r w:rsidR="00A64045">
          <w:rPr>
            <w:noProof/>
            <w:webHidden/>
          </w:rPr>
          <w:fldChar w:fldCharType="end"/>
        </w:r>
      </w:hyperlink>
    </w:p>
    <w:p w14:paraId="5F3062A3" w14:textId="5350E42F" w:rsidR="00A64045" w:rsidRDefault="001F143A">
      <w:pPr>
        <w:pStyle w:val="TOC3"/>
        <w:tabs>
          <w:tab w:val="right" w:leader="dot" w:pos="8494"/>
        </w:tabs>
        <w:rPr>
          <w:rFonts w:asciiTheme="minorHAnsi" w:eastAsiaTheme="minorEastAsia" w:hAnsiTheme="minorHAnsi" w:cstheme="minorBidi"/>
          <w:noProof/>
          <w:sz w:val="22"/>
          <w:szCs w:val="22"/>
          <w:lang w:eastAsia="zh-CN"/>
        </w:rPr>
      </w:pPr>
      <w:hyperlink w:anchor="_Toc49247461" w:history="1">
        <w:r w:rsidR="00A64045" w:rsidRPr="002A3864">
          <w:rPr>
            <w:rStyle w:val="Hyperlink"/>
            <w:noProof/>
          </w:rPr>
          <w:t>2.3.2 Support Vector Machine (SVM)</w:t>
        </w:r>
        <w:r w:rsidR="00A64045">
          <w:rPr>
            <w:noProof/>
            <w:webHidden/>
          </w:rPr>
          <w:tab/>
        </w:r>
        <w:r w:rsidR="00A64045">
          <w:rPr>
            <w:noProof/>
            <w:webHidden/>
          </w:rPr>
          <w:fldChar w:fldCharType="begin"/>
        </w:r>
        <w:r w:rsidR="00A64045">
          <w:rPr>
            <w:noProof/>
            <w:webHidden/>
          </w:rPr>
          <w:instrText xml:space="preserve"> PAGEREF _Toc49247461 \h </w:instrText>
        </w:r>
        <w:r w:rsidR="00A64045">
          <w:rPr>
            <w:noProof/>
            <w:webHidden/>
          </w:rPr>
        </w:r>
        <w:r w:rsidR="00A64045">
          <w:rPr>
            <w:noProof/>
            <w:webHidden/>
          </w:rPr>
          <w:fldChar w:fldCharType="separate"/>
        </w:r>
        <w:r w:rsidR="00A64045">
          <w:rPr>
            <w:noProof/>
            <w:webHidden/>
          </w:rPr>
          <w:t>13</w:t>
        </w:r>
        <w:r w:rsidR="00A64045">
          <w:rPr>
            <w:noProof/>
            <w:webHidden/>
          </w:rPr>
          <w:fldChar w:fldCharType="end"/>
        </w:r>
      </w:hyperlink>
    </w:p>
    <w:p w14:paraId="5E44DD4E" w14:textId="46E0431B" w:rsidR="00A64045" w:rsidRDefault="001F143A">
      <w:pPr>
        <w:pStyle w:val="TOC1"/>
        <w:rPr>
          <w:rFonts w:asciiTheme="minorHAnsi" w:eastAsiaTheme="minorEastAsia" w:hAnsiTheme="minorHAnsi" w:cstheme="minorBidi"/>
          <w:sz w:val="22"/>
          <w:szCs w:val="22"/>
          <w:lang w:eastAsia="zh-CN"/>
        </w:rPr>
      </w:pPr>
      <w:hyperlink w:anchor="_Toc49247462" w:history="1">
        <w:r w:rsidR="00A64045" w:rsidRPr="002A3864">
          <w:rPr>
            <w:rStyle w:val="Hyperlink"/>
          </w:rPr>
          <w:t>3 Methodology</w:t>
        </w:r>
        <w:r w:rsidR="00A64045">
          <w:rPr>
            <w:webHidden/>
          </w:rPr>
          <w:tab/>
        </w:r>
        <w:r w:rsidR="00A64045">
          <w:rPr>
            <w:webHidden/>
          </w:rPr>
          <w:fldChar w:fldCharType="begin"/>
        </w:r>
        <w:r w:rsidR="00A64045">
          <w:rPr>
            <w:webHidden/>
          </w:rPr>
          <w:instrText xml:space="preserve"> PAGEREF _Toc49247462 \h </w:instrText>
        </w:r>
        <w:r w:rsidR="00A64045">
          <w:rPr>
            <w:webHidden/>
          </w:rPr>
        </w:r>
        <w:r w:rsidR="00A64045">
          <w:rPr>
            <w:webHidden/>
          </w:rPr>
          <w:fldChar w:fldCharType="separate"/>
        </w:r>
        <w:r w:rsidR="00A64045">
          <w:rPr>
            <w:webHidden/>
          </w:rPr>
          <w:t>15</w:t>
        </w:r>
        <w:r w:rsidR="00A64045">
          <w:rPr>
            <w:webHidden/>
          </w:rPr>
          <w:fldChar w:fldCharType="end"/>
        </w:r>
      </w:hyperlink>
    </w:p>
    <w:p w14:paraId="12EAEE3A" w14:textId="4EC35B69" w:rsidR="00A64045" w:rsidRDefault="001F143A">
      <w:pPr>
        <w:pStyle w:val="TOC2"/>
        <w:rPr>
          <w:rFonts w:asciiTheme="minorHAnsi" w:eastAsiaTheme="minorEastAsia" w:hAnsiTheme="minorHAnsi" w:cstheme="minorBidi"/>
          <w:noProof/>
          <w:sz w:val="22"/>
          <w:szCs w:val="22"/>
          <w:lang w:eastAsia="zh-CN"/>
        </w:rPr>
      </w:pPr>
      <w:hyperlink w:anchor="_Toc49247463" w:history="1">
        <w:r w:rsidR="00A64045" w:rsidRPr="002A3864">
          <w:rPr>
            <w:rStyle w:val="Hyperlink"/>
            <w:noProof/>
          </w:rPr>
          <w:t>3.1 Experiment Preparation</w:t>
        </w:r>
        <w:r w:rsidR="00A64045">
          <w:rPr>
            <w:noProof/>
            <w:webHidden/>
          </w:rPr>
          <w:tab/>
        </w:r>
        <w:r w:rsidR="00A64045">
          <w:rPr>
            <w:noProof/>
            <w:webHidden/>
          </w:rPr>
          <w:fldChar w:fldCharType="begin"/>
        </w:r>
        <w:r w:rsidR="00A64045">
          <w:rPr>
            <w:noProof/>
            <w:webHidden/>
          </w:rPr>
          <w:instrText xml:space="preserve"> PAGEREF _Toc49247463 \h </w:instrText>
        </w:r>
        <w:r w:rsidR="00A64045">
          <w:rPr>
            <w:noProof/>
            <w:webHidden/>
          </w:rPr>
        </w:r>
        <w:r w:rsidR="00A64045">
          <w:rPr>
            <w:noProof/>
            <w:webHidden/>
          </w:rPr>
          <w:fldChar w:fldCharType="separate"/>
        </w:r>
        <w:r w:rsidR="00A64045">
          <w:rPr>
            <w:noProof/>
            <w:webHidden/>
          </w:rPr>
          <w:t>15</w:t>
        </w:r>
        <w:r w:rsidR="00A64045">
          <w:rPr>
            <w:noProof/>
            <w:webHidden/>
          </w:rPr>
          <w:fldChar w:fldCharType="end"/>
        </w:r>
      </w:hyperlink>
    </w:p>
    <w:p w14:paraId="59C1E855" w14:textId="00950A75" w:rsidR="00A64045" w:rsidRDefault="001F143A">
      <w:pPr>
        <w:pStyle w:val="TOC3"/>
        <w:tabs>
          <w:tab w:val="right" w:leader="dot" w:pos="8494"/>
        </w:tabs>
        <w:rPr>
          <w:rFonts w:asciiTheme="minorHAnsi" w:eastAsiaTheme="minorEastAsia" w:hAnsiTheme="minorHAnsi" w:cstheme="minorBidi"/>
          <w:noProof/>
          <w:sz w:val="22"/>
          <w:szCs w:val="22"/>
          <w:lang w:eastAsia="zh-CN"/>
        </w:rPr>
      </w:pPr>
      <w:hyperlink w:anchor="_Toc49247464" w:history="1">
        <w:r w:rsidR="00A64045" w:rsidRPr="002A3864">
          <w:rPr>
            <w:rStyle w:val="Hyperlink"/>
            <w:noProof/>
          </w:rPr>
          <w:t>3.1.1 Experiment Equipment</w:t>
        </w:r>
        <w:r w:rsidR="00A64045">
          <w:rPr>
            <w:noProof/>
            <w:webHidden/>
          </w:rPr>
          <w:tab/>
        </w:r>
        <w:r w:rsidR="00A64045">
          <w:rPr>
            <w:noProof/>
            <w:webHidden/>
          </w:rPr>
          <w:fldChar w:fldCharType="begin"/>
        </w:r>
        <w:r w:rsidR="00A64045">
          <w:rPr>
            <w:noProof/>
            <w:webHidden/>
          </w:rPr>
          <w:instrText xml:space="preserve"> PAGEREF _Toc49247464 \h </w:instrText>
        </w:r>
        <w:r w:rsidR="00A64045">
          <w:rPr>
            <w:noProof/>
            <w:webHidden/>
          </w:rPr>
        </w:r>
        <w:r w:rsidR="00A64045">
          <w:rPr>
            <w:noProof/>
            <w:webHidden/>
          </w:rPr>
          <w:fldChar w:fldCharType="separate"/>
        </w:r>
        <w:r w:rsidR="00A64045">
          <w:rPr>
            <w:noProof/>
            <w:webHidden/>
          </w:rPr>
          <w:t>15</w:t>
        </w:r>
        <w:r w:rsidR="00A64045">
          <w:rPr>
            <w:noProof/>
            <w:webHidden/>
          </w:rPr>
          <w:fldChar w:fldCharType="end"/>
        </w:r>
      </w:hyperlink>
    </w:p>
    <w:p w14:paraId="7EFAE6BB" w14:textId="3925E2F0" w:rsidR="00A64045" w:rsidRDefault="001F143A">
      <w:pPr>
        <w:pStyle w:val="TOC3"/>
        <w:tabs>
          <w:tab w:val="right" w:leader="dot" w:pos="8494"/>
        </w:tabs>
        <w:rPr>
          <w:rFonts w:asciiTheme="minorHAnsi" w:eastAsiaTheme="minorEastAsia" w:hAnsiTheme="minorHAnsi" w:cstheme="minorBidi"/>
          <w:noProof/>
          <w:sz w:val="22"/>
          <w:szCs w:val="22"/>
          <w:lang w:eastAsia="zh-CN"/>
        </w:rPr>
      </w:pPr>
      <w:hyperlink w:anchor="_Toc49247465" w:history="1">
        <w:r w:rsidR="00A64045" w:rsidRPr="002A3864">
          <w:rPr>
            <w:rStyle w:val="Hyperlink"/>
            <w:noProof/>
          </w:rPr>
          <w:t>3.1.2 Experiment Setup</w:t>
        </w:r>
        <w:r w:rsidR="00A64045">
          <w:rPr>
            <w:noProof/>
            <w:webHidden/>
          </w:rPr>
          <w:tab/>
        </w:r>
        <w:r w:rsidR="00A64045">
          <w:rPr>
            <w:noProof/>
            <w:webHidden/>
          </w:rPr>
          <w:fldChar w:fldCharType="begin"/>
        </w:r>
        <w:r w:rsidR="00A64045">
          <w:rPr>
            <w:noProof/>
            <w:webHidden/>
          </w:rPr>
          <w:instrText xml:space="preserve"> PAGEREF _Toc49247465 \h </w:instrText>
        </w:r>
        <w:r w:rsidR="00A64045">
          <w:rPr>
            <w:noProof/>
            <w:webHidden/>
          </w:rPr>
        </w:r>
        <w:r w:rsidR="00A64045">
          <w:rPr>
            <w:noProof/>
            <w:webHidden/>
          </w:rPr>
          <w:fldChar w:fldCharType="separate"/>
        </w:r>
        <w:r w:rsidR="00A64045">
          <w:rPr>
            <w:noProof/>
            <w:webHidden/>
          </w:rPr>
          <w:t>16</w:t>
        </w:r>
        <w:r w:rsidR="00A64045">
          <w:rPr>
            <w:noProof/>
            <w:webHidden/>
          </w:rPr>
          <w:fldChar w:fldCharType="end"/>
        </w:r>
      </w:hyperlink>
    </w:p>
    <w:p w14:paraId="7A729CAD" w14:textId="1669863B" w:rsidR="00A64045" w:rsidRDefault="001F143A">
      <w:pPr>
        <w:pStyle w:val="TOC3"/>
        <w:tabs>
          <w:tab w:val="right" w:leader="dot" w:pos="8494"/>
        </w:tabs>
        <w:rPr>
          <w:rFonts w:asciiTheme="minorHAnsi" w:eastAsiaTheme="minorEastAsia" w:hAnsiTheme="minorHAnsi" w:cstheme="minorBidi"/>
          <w:noProof/>
          <w:sz w:val="22"/>
          <w:szCs w:val="22"/>
          <w:lang w:eastAsia="zh-CN"/>
        </w:rPr>
      </w:pPr>
      <w:hyperlink w:anchor="_Toc49247466" w:history="1">
        <w:r w:rsidR="00A64045" w:rsidRPr="002A3864">
          <w:rPr>
            <w:rStyle w:val="Hyperlink"/>
            <w:noProof/>
          </w:rPr>
          <w:t>3.1.3 Experimental Procedure</w:t>
        </w:r>
        <w:r w:rsidR="00A64045">
          <w:rPr>
            <w:noProof/>
            <w:webHidden/>
          </w:rPr>
          <w:tab/>
        </w:r>
        <w:r w:rsidR="00A64045">
          <w:rPr>
            <w:noProof/>
            <w:webHidden/>
          </w:rPr>
          <w:fldChar w:fldCharType="begin"/>
        </w:r>
        <w:r w:rsidR="00A64045">
          <w:rPr>
            <w:noProof/>
            <w:webHidden/>
          </w:rPr>
          <w:instrText xml:space="preserve"> PAGEREF _Toc49247466 \h </w:instrText>
        </w:r>
        <w:r w:rsidR="00A64045">
          <w:rPr>
            <w:noProof/>
            <w:webHidden/>
          </w:rPr>
        </w:r>
        <w:r w:rsidR="00A64045">
          <w:rPr>
            <w:noProof/>
            <w:webHidden/>
          </w:rPr>
          <w:fldChar w:fldCharType="separate"/>
        </w:r>
        <w:r w:rsidR="00A64045">
          <w:rPr>
            <w:noProof/>
            <w:webHidden/>
          </w:rPr>
          <w:t>19</w:t>
        </w:r>
        <w:r w:rsidR="00A64045">
          <w:rPr>
            <w:noProof/>
            <w:webHidden/>
          </w:rPr>
          <w:fldChar w:fldCharType="end"/>
        </w:r>
      </w:hyperlink>
    </w:p>
    <w:p w14:paraId="19F185B9" w14:textId="736DF711" w:rsidR="00A64045" w:rsidRDefault="001F143A">
      <w:pPr>
        <w:pStyle w:val="TOC2"/>
        <w:rPr>
          <w:rFonts w:asciiTheme="minorHAnsi" w:eastAsiaTheme="minorEastAsia" w:hAnsiTheme="minorHAnsi" w:cstheme="minorBidi"/>
          <w:noProof/>
          <w:sz w:val="22"/>
          <w:szCs w:val="22"/>
          <w:lang w:eastAsia="zh-CN"/>
        </w:rPr>
      </w:pPr>
      <w:hyperlink w:anchor="_Toc49247467" w:history="1">
        <w:r w:rsidR="00A64045" w:rsidRPr="002A3864">
          <w:rPr>
            <w:rStyle w:val="Hyperlink"/>
            <w:noProof/>
          </w:rPr>
          <w:t>3.2 EIS Data Fitting</w:t>
        </w:r>
        <w:r w:rsidR="00A64045">
          <w:rPr>
            <w:noProof/>
            <w:webHidden/>
          </w:rPr>
          <w:tab/>
        </w:r>
        <w:r w:rsidR="00A64045">
          <w:rPr>
            <w:noProof/>
            <w:webHidden/>
          </w:rPr>
          <w:fldChar w:fldCharType="begin"/>
        </w:r>
        <w:r w:rsidR="00A64045">
          <w:rPr>
            <w:noProof/>
            <w:webHidden/>
          </w:rPr>
          <w:instrText xml:space="preserve"> PAGEREF _Toc49247467 \h </w:instrText>
        </w:r>
        <w:r w:rsidR="00A64045">
          <w:rPr>
            <w:noProof/>
            <w:webHidden/>
          </w:rPr>
        </w:r>
        <w:r w:rsidR="00A64045">
          <w:rPr>
            <w:noProof/>
            <w:webHidden/>
          </w:rPr>
          <w:fldChar w:fldCharType="separate"/>
        </w:r>
        <w:r w:rsidR="00A64045">
          <w:rPr>
            <w:noProof/>
            <w:webHidden/>
          </w:rPr>
          <w:t>20</w:t>
        </w:r>
        <w:r w:rsidR="00A64045">
          <w:rPr>
            <w:noProof/>
            <w:webHidden/>
          </w:rPr>
          <w:fldChar w:fldCharType="end"/>
        </w:r>
      </w:hyperlink>
    </w:p>
    <w:p w14:paraId="61A3BAD5" w14:textId="2BDC04D7" w:rsidR="00A64045" w:rsidRDefault="001F143A">
      <w:pPr>
        <w:pStyle w:val="TOC3"/>
        <w:tabs>
          <w:tab w:val="right" w:leader="dot" w:pos="8494"/>
        </w:tabs>
        <w:rPr>
          <w:rFonts w:asciiTheme="minorHAnsi" w:eastAsiaTheme="minorEastAsia" w:hAnsiTheme="minorHAnsi" w:cstheme="minorBidi"/>
          <w:noProof/>
          <w:sz w:val="22"/>
          <w:szCs w:val="22"/>
          <w:lang w:eastAsia="zh-CN"/>
        </w:rPr>
      </w:pPr>
      <w:hyperlink w:anchor="_Toc49247468" w:history="1">
        <w:r w:rsidR="00A64045" w:rsidRPr="002A3864">
          <w:rPr>
            <w:rStyle w:val="Hyperlink"/>
            <w:noProof/>
          </w:rPr>
          <w:t>3.2.1 Post-processing</w:t>
        </w:r>
        <w:r w:rsidR="00A64045">
          <w:rPr>
            <w:noProof/>
            <w:webHidden/>
          </w:rPr>
          <w:tab/>
        </w:r>
        <w:r w:rsidR="00A64045">
          <w:rPr>
            <w:noProof/>
            <w:webHidden/>
          </w:rPr>
          <w:fldChar w:fldCharType="begin"/>
        </w:r>
        <w:r w:rsidR="00A64045">
          <w:rPr>
            <w:noProof/>
            <w:webHidden/>
          </w:rPr>
          <w:instrText xml:space="preserve"> PAGEREF _Toc49247468 \h </w:instrText>
        </w:r>
        <w:r w:rsidR="00A64045">
          <w:rPr>
            <w:noProof/>
            <w:webHidden/>
          </w:rPr>
        </w:r>
        <w:r w:rsidR="00A64045">
          <w:rPr>
            <w:noProof/>
            <w:webHidden/>
          </w:rPr>
          <w:fldChar w:fldCharType="separate"/>
        </w:r>
        <w:r w:rsidR="00A64045">
          <w:rPr>
            <w:noProof/>
            <w:webHidden/>
          </w:rPr>
          <w:t>20</w:t>
        </w:r>
        <w:r w:rsidR="00A64045">
          <w:rPr>
            <w:noProof/>
            <w:webHidden/>
          </w:rPr>
          <w:fldChar w:fldCharType="end"/>
        </w:r>
      </w:hyperlink>
    </w:p>
    <w:p w14:paraId="61437929" w14:textId="58D9CDF0" w:rsidR="00A64045" w:rsidRDefault="001F143A">
      <w:pPr>
        <w:pStyle w:val="TOC3"/>
        <w:tabs>
          <w:tab w:val="right" w:leader="dot" w:pos="8494"/>
        </w:tabs>
        <w:rPr>
          <w:rFonts w:asciiTheme="minorHAnsi" w:eastAsiaTheme="minorEastAsia" w:hAnsiTheme="minorHAnsi" w:cstheme="minorBidi"/>
          <w:noProof/>
          <w:sz w:val="22"/>
          <w:szCs w:val="22"/>
          <w:lang w:eastAsia="zh-CN"/>
        </w:rPr>
      </w:pPr>
      <w:hyperlink w:anchor="_Toc49247469" w:history="1">
        <w:r w:rsidR="00A64045" w:rsidRPr="002A3864">
          <w:rPr>
            <w:rStyle w:val="Hyperlink"/>
            <w:noProof/>
          </w:rPr>
          <w:t>3.2.2 Fitting</w:t>
        </w:r>
        <w:r w:rsidR="00A64045">
          <w:rPr>
            <w:noProof/>
            <w:webHidden/>
          </w:rPr>
          <w:tab/>
        </w:r>
        <w:r w:rsidR="00A64045">
          <w:rPr>
            <w:noProof/>
            <w:webHidden/>
          </w:rPr>
          <w:fldChar w:fldCharType="begin"/>
        </w:r>
        <w:r w:rsidR="00A64045">
          <w:rPr>
            <w:noProof/>
            <w:webHidden/>
          </w:rPr>
          <w:instrText xml:space="preserve"> PAGEREF _Toc49247469 \h </w:instrText>
        </w:r>
        <w:r w:rsidR="00A64045">
          <w:rPr>
            <w:noProof/>
            <w:webHidden/>
          </w:rPr>
        </w:r>
        <w:r w:rsidR="00A64045">
          <w:rPr>
            <w:noProof/>
            <w:webHidden/>
          </w:rPr>
          <w:fldChar w:fldCharType="separate"/>
        </w:r>
        <w:r w:rsidR="00A64045">
          <w:rPr>
            <w:noProof/>
            <w:webHidden/>
          </w:rPr>
          <w:t>21</w:t>
        </w:r>
        <w:r w:rsidR="00A64045">
          <w:rPr>
            <w:noProof/>
            <w:webHidden/>
          </w:rPr>
          <w:fldChar w:fldCharType="end"/>
        </w:r>
      </w:hyperlink>
    </w:p>
    <w:p w14:paraId="748BF66E" w14:textId="578DF6AB" w:rsidR="00A64045" w:rsidRDefault="001F143A">
      <w:pPr>
        <w:pStyle w:val="TOC2"/>
        <w:rPr>
          <w:rFonts w:asciiTheme="minorHAnsi" w:eastAsiaTheme="minorEastAsia" w:hAnsiTheme="minorHAnsi" w:cstheme="minorBidi"/>
          <w:noProof/>
          <w:sz w:val="22"/>
          <w:szCs w:val="22"/>
          <w:lang w:eastAsia="zh-CN"/>
        </w:rPr>
      </w:pPr>
      <w:hyperlink w:anchor="_Toc49247470" w:history="1">
        <w:r w:rsidR="00A64045" w:rsidRPr="002A3864">
          <w:rPr>
            <w:rStyle w:val="Hyperlink"/>
            <w:noProof/>
          </w:rPr>
          <w:t>3.3 Machine Learning Implementation</w:t>
        </w:r>
        <w:r w:rsidR="00A64045">
          <w:rPr>
            <w:noProof/>
            <w:webHidden/>
          </w:rPr>
          <w:tab/>
        </w:r>
        <w:r w:rsidR="00A64045">
          <w:rPr>
            <w:noProof/>
            <w:webHidden/>
          </w:rPr>
          <w:fldChar w:fldCharType="begin"/>
        </w:r>
        <w:r w:rsidR="00A64045">
          <w:rPr>
            <w:noProof/>
            <w:webHidden/>
          </w:rPr>
          <w:instrText xml:space="preserve"> PAGEREF _Toc49247470 \h </w:instrText>
        </w:r>
        <w:r w:rsidR="00A64045">
          <w:rPr>
            <w:noProof/>
            <w:webHidden/>
          </w:rPr>
        </w:r>
        <w:r w:rsidR="00A64045">
          <w:rPr>
            <w:noProof/>
            <w:webHidden/>
          </w:rPr>
          <w:fldChar w:fldCharType="separate"/>
        </w:r>
        <w:r w:rsidR="00A64045">
          <w:rPr>
            <w:noProof/>
            <w:webHidden/>
          </w:rPr>
          <w:t>22</w:t>
        </w:r>
        <w:r w:rsidR="00A64045">
          <w:rPr>
            <w:noProof/>
            <w:webHidden/>
          </w:rPr>
          <w:fldChar w:fldCharType="end"/>
        </w:r>
      </w:hyperlink>
    </w:p>
    <w:p w14:paraId="3879C050" w14:textId="60A86462" w:rsidR="00A64045" w:rsidRDefault="001F143A">
      <w:pPr>
        <w:pStyle w:val="TOC1"/>
        <w:rPr>
          <w:rFonts w:asciiTheme="minorHAnsi" w:eastAsiaTheme="minorEastAsia" w:hAnsiTheme="minorHAnsi" w:cstheme="minorBidi"/>
          <w:sz w:val="22"/>
          <w:szCs w:val="22"/>
          <w:lang w:eastAsia="zh-CN"/>
        </w:rPr>
      </w:pPr>
      <w:hyperlink w:anchor="_Toc49247471" w:history="1">
        <w:r w:rsidR="00A64045" w:rsidRPr="002A3864">
          <w:rPr>
            <w:rStyle w:val="Hyperlink"/>
          </w:rPr>
          <w:t>4 Results and Analysis</w:t>
        </w:r>
        <w:r w:rsidR="00A64045">
          <w:rPr>
            <w:webHidden/>
          </w:rPr>
          <w:tab/>
        </w:r>
        <w:r w:rsidR="00A64045">
          <w:rPr>
            <w:webHidden/>
          </w:rPr>
          <w:fldChar w:fldCharType="begin"/>
        </w:r>
        <w:r w:rsidR="00A64045">
          <w:rPr>
            <w:webHidden/>
          </w:rPr>
          <w:instrText xml:space="preserve"> PAGEREF _Toc49247471 \h </w:instrText>
        </w:r>
        <w:r w:rsidR="00A64045">
          <w:rPr>
            <w:webHidden/>
          </w:rPr>
        </w:r>
        <w:r w:rsidR="00A64045">
          <w:rPr>
            <w:webHidden/>
          </w:rPr>
          <w:fldChar w:fldCharType="separate"/>
        </w:r>
        <w:r w:rsidR="00A64045">
          <w:rPr>
            <w:webHidden/>
          </w:rPr>
          <w:t>24</w:t>
        </w:r>
        <w:r w:rsidR="00A64045">
          <w:rPr>
            <w:webHidden/>
          </w:rPr>
          <w:fldChar w:fldCharType="end"/>
        </w:r>
      </w:hyperlink>
    </w:p>
    <w:p w14:paraId="31D39BB3" w14:textId="557D2D7C" w:rsidR="00A64045" w:rsidRDefault="001F143A">
      <w:pPr>
        <w:pStyle w:val="TOC2"/>
        <w:rPr>
          <w:rFonts w:asciiTheme="minorHAnsi" w:eastAsiaTheme="minorEastAsia" w:hAnsiTheme="minorHAnsi" w:cstheme="minorBidi"/>
          <w:noProof/>
          <w:sz w:val="22"/>
          <w:szCs w:val="22"/>
          <w:lang w:eastAsia="zh-CN"/>
        </w:rPr>
      </w:pPr>
      <w:hyperlink w:anchor="_Toc49247472" w:history="1">
        <w:r w:rsidR="00A64045" w:rsidRPr="002A3864">
          <w:rPr>
            <w:rStyle w:val="Hyperlink"/>
            <w:noProof/>
          </w:rPr>
          <w:t>4.1 Fitting Results</w:t>
        </w:r>
        <w:r w:rsidR="00A64045">
          <w:rPr>
            <w:noProof/>
            <w:webHidden/>
          </w:rPr>
          <w:tab/>
        </w:r>
        <w:r w:rsidR="00A64045">
          <w:rPr>
            <w:noProof/>
            <w:webHidden/>
          </w:rPr>
          <w:fldChar w:fldCharType="begin"/>
        </w:r>
        <w:r w:rsidR="00A64045">
          <w:rPr>
            <w:noProof/>
            <w:webHidden/>
          </w:rPr>
          <w:instrText xml:space="preserve"> PAGEREF _Toc49247472 \h </w:instrText>
        </w:r>
        <w:r w:rsidR="00A64045">
          <w:rPr>
            <w:noProof/>
            <w:webHidden/>
          </w:rPr>
        </w:r>
        <w:r w:rsidR="00A64045">
          <w:rPr>
            <w:noProof/>
            <w:webHidden/>
          </w:rPr>
          <w:fldChar w:fldCharType="separate"/>
        </w:r>
        <w:r w:rsidR="00A64045">
          <w:rPr>
            <w:noProof/>
            <w:webHidden/>
          </w:rPr>
          <w:t>24</w:t>
        </w:r>
        <w:r w:rsidR="00A64045">
          <w:rPr>
            <w:noProof/>
            <w:webHidden/>
          </w:rPr>
          <w:fldChar w:fldCharType="end"/>
        </w:r>
      </w:hyperlink>
    </w:p>
    <w:p w14:paraId="1E08E551" w14:textId="5FA48822" w:rsidR="00A64045" w:rsidRDefault="001F143A">
      <w:pPr>
        <w:pStyle w:val="TOC2"/>
        <w:rPr>
          <w:rFonts w:asciiTheme="minorHAnsi" w:eastAsiaTheme="minorEastAsia" w:hAnsiTheme="minorHAnsi" w:cstheme="minorBidi"/>
          <w:noProof/>
          <w:sz w:val="22"/>
          <w:szCs w:val="22"/>
          <w:lang w:eastAsia="zh-CN"/>
        </w:rPr>
      </w:pPr>
      <w:hyperlink w:anchor="_Toc49247473" w:history="1">
        <w:r w:rsidR="00A64045" w:rsidRPr="002A3864">
          <w:rPr>
            <w:rStyle w:val="Hyperlink"/>
            <w:noProof/>
          </w:rPr>
          <w:t>4.2 EIS Results and Analysis</w:t>
        </w:r>
        <w:r w:rsidR="00A64045">
          <w:rPr>
            <w:noProof/>
            <w:webHidden/>
          </w:rPr>
          <w:tab/>
        </w:r>
        <w:r w:rsidR="00A64045">
          <w:rPr>
            <w:noProof/>
            <w:webHidden/>
          </w:rPr>
          <w:fldChar w:fldCharType="begin"/>
        </w:r>
        <w:r w:rsidR="00A64045">
          <w:rPr>
            <w:noProof/>
            <w:webHidden/>
          </w:rPr>
          <w:instrText xml:space="preserve"> PAGEREF _Toc49247473 \h </w:instrText>
        </w:r>
        <w:r w:rsidR="00A64045">
          <w:rPr>
            <w:noProof/>
            <w:webHidden/>
          </w:rPr>
        </w:r>
        <w:r w:rsidR="00A64045">
          <w:rPr>
            <w:noProof/>
            <w:webHidden/>
          </w:rPr>
          <w:fldChar w:fldCharType="separate"/>
        </w:r>
        <w:r w:rsidR="00A64045">
          <w:rPr>
            <w:noProof/>
            <w:webHidden/>
          </w:rPr>
          <w:t>25</w:t>
        </w:r>
        <w:r w:rsidR="00A64045">
          <w:rPr>
            <w:noProof/>
            <w:webHidden/>
          </w:rPr>
          <w:fldChar w:fldCharType="end"/>
        </w:r>
      </w:hyperlink>
    </w:p>
    <w:p w14:paraId="56520C3F" w14:textId="78064200" w:rsidR="00A64045" w:rsidRDefault="001F143A">
      <w:pPr>
        <w:pStyle w:val="TOC3"/>
        <w:tabs>
          <w:tab w:val="right" w:leader="dot" w:pos="8494"/>
        </w:tabs>
        <w:rPr>
          <w:rFonts w:asciiTheme="minorHAnsi" w:eastAsiaTheme="minorEastAsia" w:hAnsiTheme="minorHAnsi" w:cstheme="minorBidi"/>
          <w:noProof/>
          <w:sz w:val="22"/>
          <w:szCs w:val="22"/>
          <w:lang w:eastAsia="zh-CN"/>
        </w:rPr>
      </w:pPr>
      <w:hyperlink w:anchor="_Toc49247474" w:history="1">
        <w:r w:rsidR="00A64045" w:rsidRPr="002A3864">
          <w:rPr>
            <w:rStyle w:val="Hyperlink"/>
            <w:noProof/>
          </w:rPr>
          <w:t>4.2.1 Battery Aging Situation and SoH Calibration</w:t>
        </w:r>
        <w:r w:rsidR="00A64045">
          <w:rPr>
            <w:noProof/>
            <w:webHidden/>
          </w:rPr>
          <w:tab/>
        </w:r>
        <w:r w:rsidR="00A64045">
          <w:rPr>
            <w:noProof/>
            <w:webHidden/>
          </w:rPr>
          <w:fldChar w:fldCharType="begin"/>
        </w:r>
        <w:r w:rsidR="00A64045">
          <w:rPr>
            <w:noProof/>
            <w:webHidden/>
          </w:rPr>
          <w:instrText xml:space="preserve"> PAGEREF _Toc49247474 \h </w:instrText>
        </w:r>
        <w:r w:rsidR="00A64045">
          <w:rPr>
            <w:noProof/>
            <w:webHidden/>
          </w:rPr>
        </w:r>
        <w:r w:rsidR="00A64045">
          <w:rPr>
            <w:noProof/>
            <w:webHidden/>
          </w:rPr>
          <w:fldChar w:fldCharType="separate"/>
        </w:r>
        <w:r w:rsidR="00A64045">
          <w:rPr>
            <w:noProof/>
            <w:webHidden/>
          </w:rPr>
          <w:t>26</w:t>
        </w:r>
        <w:r w:rsidR="00A64045">
          <w:rPr>
            <w:noProof/>
            <w:webHidden/>
          </w:rPr>
          <w:fldChar w:fldCharType="end"/>
        </w:r>
      </w:hyperlink>
    </w:p>
    <w:p w14:paraId="24ACB317" w14:textId="17F6646C" w:rsidR="00A64045" w:rsidRDefault="001F143A">
      <w:pPr>
        <w:pStyle w:val="TOC3"/>
        <w:tabs>
          <w:tab w:val="right" w:leader="dot" w:pos="8494"/>
        </w:tabs>
        <w:rPr>
          <w:rFonts w:asciiTheme="minorHAnsi" w:eastAsiaTheme="minorEastAsia" w:hAnsiTheme="minorHAnsi" w:cstheme="minorBidi"/>
          <w:noProof/>
          <w:sz w:val="22"/>
          <w:szCs w:val="22"/>
          <w:lang w:eastAsia="zh-CN"/>
        </w:rPr>
      </w:pPr>
      <w:hyperlink w:anchor="_Toc49247475" w:history="1">
        <w:r w:rsidR="00A64045" w:rsidRPr="002A3864">
          <w:rPr>
            <w:rStyle w:val="Hyperlink"/>
            <w:noProof/>
          </w:rPr>
          <w:t>4.2.2 Longitudinal Comparison (Quantitative)</w:t>
        </w:r>
        <w:r w:rsidR="00A64045">
          <w:rPr>
            <w:noProof/>
            <w:webHidden/>
          </w:rPr>
          <w:tab/>
        </w:r>
        <w:r w:rsidR="00A64045">
          <w:rPr>
            <w:noProof/>
            <w:webHidden/>
          </w:rPr>
          <w:fldChar w:fldCharType="begin"/>
        </w:r>
        <w:r w:rsidR="00A64045">
          <w:rPr>
            <w:noProof/>
            <w:webHidden/>
          </w:rPr>
          <w:instrText xml:space="preserve"> PAGEREF _Toc49247475 \h </w:instrText>
        </w:r>
        <w:r w:rsidR="00A64045">
          <w:rPr>
            <w:noProof/>
            <w:webHidden/>
          </w:rPr>
        </w:r>
        <w:r w:rsidR="00A64045">
          <w:rPr>
            <w:noProof/>
            <w:webHidden/>
          </w:rPr>
          <w:fldChar w:fldCharType="separate"/>
        </w:r>
        <w:r w:rsidR="00A64045">
          <w:rPr>
            <w:noProof/>
            <w:webHidden/>
          </w:rPr>
          <w:t>27</w:t>
        </w:r>
        <w:r w:rsidR="00A64045">
          <w:rPr>
            <w:noProof/>
            <w:webHidden/>
          </w:rPr>
          <w:fldChar w:fldCharType="end"/>
        </w:r>
      </w:hyperlink>
    </w:p>
    <w:p w14:paraId="105F49E8" w14:textId="7A22C997" w:rsidR="00A64045" w:rsidRDefault="001F143A">
      <w:pPr>
        <w:pStyle w:val="TOC3"/>
        <w:tabs>
          <w:tab w:val="right" w:leader="dot" w:pos="8494"/>
        </w:tabs>
        <w:rPr>
          <w:rFonts w:asciiTheme="minorHAnsi" w:eastAsiaTheme="minorEastAsia" w:hAnsiTheme="minorHAnsi" w:cstheme="minorBidi"/>
          <w:noProof/>
          <w:sz w:val="22"/>
          <w:szCs w:val="22"/>
          <w:lang w:eastAsia="zh-CN"/>
        </w:rPr>
      </w:pPr>
      <w:hyperlink w:anchor="_Toc49247476" w:history="1">
        <w:r w:rsidR="00A64045" w:rsidRPr="002A3864">
          <w:rPr>
            <w:rStyle w:val="Hyperlink"/>
            <w:noProof/>
          </w:rPr>
          <w:t>4.2.3 Horizontal Comparison (Qualitative)</w:t>
        </w:r>
        <w:r w:rsidR="00A64045">
          <w:rPr>
            <w:noProof/>
            <w:webHidden/>
          </w:rPr>
          <w:tab/>
        </w:r>
        <w:r w:rsidR="00A64045">
          <w:rPr>
            <w:noProof/>
            <w:webHidden/>
          </w:rPr>
          <w:fldChar w:fldCharType="begin"/>
        </w:r>
        <w:r w:rsidR="00A64045">
          <w:rPr>
            <w:noProof/>
            <w:webHidden/>
          </w:rPr>
          <w:instrText xml:space="preserve"> PAGEREF _Toc49247476 \h </w:instrText>
        </w:r>
        <w:r w:rsidR="00A64045">
          <w:rPr>
            <w:noProof/>
            <w:webHidden/>
          </w:rPr>
        </w:r>
        <w:r w:rsidR="00A64045">
          <w:rPr>
            <w:noProof/>
            <w:webHidden/>
          </w:rPr>
          <w:fldChar w:fldCharType="separate"/>
        </w:r>
        <w:r w:rsidR="00A64045">
          <w:rPr>
            <w:noProof/>
            <w:webHidden/>
          </w:rPr>
          <w:t>30</w:t>
        </w:r>
        <w:r w:rsidR="00A64045">
          <w:rPr>
            <w:noProof/>
            <w:webHidden/>
          </w:rPr>
          <w:fldChar w:fldCharType="end"/>
        </w:r>
      </w:hyperlink>
    </w:p>
    <w:p w14:paraId="32A306E0" w14:textId="0C8C1ECB" w:rsidR="00A64045" w:rsidRDefault="001F143A">
      <w:pPr>
        <w:pStyle w:val="TOC2"/>
        <w:rPr>
          <w:rFonts w:asciiTheme="minorHAnsi" w:eastAsiaTheme="minorEastAsia" w:hAnsiTheme="minorHAnsi" w:cstheme="minorBidi"/>
          <w:noProof/>
          <w:sz w:val="22"/>
          <w:szCs w:val="22"/>
          <w:lang w:eastAsia="zh-CN"/>
        </w:rPr>
      </w:pPr>
      <w:hyperlink w:anchor="_Toc49247477" w:history="1">
        <w:r w:rsidR="00A64045" w:rsidRPr="002A3864">
          <w:rPr>
            <w:rStyle w:val="Hyperlink"/>
            <w:noProof/>
          </w:rPr>
          <w:t>4.3 Machine Learning Results</w:t>
        </w:r>
        <w:r w:rsidR="00A64045">
          <w:rPr>
            <w:noProof/>
            <w:webHidden/>
          </w:rPr>
          <w:tab/>
        </w:r>
        <w:r w:rsidR="00A64045">
          <w:rPr>
            <w:noProof/>
            <w:webHidden/>
          </w:rPr>
          <w:fldChar w:fldCharType="begin"/>
        </w:r>
        <w:r w:rsidR="00A64045">
          <w:rPr>
            <w:noProof/>
            <w:webHidden/>
          </w:rPr>
          <w:instrText xml:space="preserve"> PAGEREF _Toc49247477 \h </w:instrText>
        </w:r>
        <w:r w:rsidR="00A64045">
          <w:rPr>
            <w:noProof/>
            <w:webHidden/>
          </w:rPr>
        </w:r>
        <w:r w:rsidR="00A64045">
          <w:rPr>
            <w:noProof/>
            <w:webHidden/>
          </w:rPr>
          <w:fldChar w:fldCharType="separate"/>
        </w:r>
        <w:r w:rsidR="00A64045">
          <w:rPr>
            <w:noProof/>
            <w:webHidden/>
          </w:rPr>
          <w:t>31</w:t>
        </w:r>
        <w:r w:rsidR="00A64045">
          <w:rPr>
            <w:noProof/>
            <w:webHidden/>
          </w:rPr>
          <w:fldChar w:fldCharType="end"/>
        </w:r>
      </w:hyperlink>
    </w:p>
    <w:p w14:paraId="334B7EB1" w14:textId="28F1242A" w:rsidR="00A64045" w:rsidRDefault="001F143A">
      <w:pPr>
        <w:pStyle w:val="TOC1"/>
        <w:rPr>
          <w:rFonts w:asciiTheme="minorHAnsi" w:eastAsiaTheme="minorEastAsia" w:hAnsiTheme="minorHAnsi" w:cstheme="minorBidi"/>
          <w:sz w:val="22"/>
          <w:szCs w:val="22"/>
          <w:lang w:eastAsia="zh-CN"/>
        </w:rPr>
      </w:pPr>
      <w:hyperlink w:anchor="_Toc49247478" w:history="1">
        <w:r w:rsidR="00A64045" w:rsidRPr="002A3864">
          <w:rPr>
            <w:rStyle w:val="Hyperlink"/>
          </w:rPr>
          <w:t>5 Discussion</w:t>
        </w:r>
        <w:r w:rsidR="00A64045">
          <w:rPr>
            <w:webHidden/>
          </w:rPr>
          <w:tab/>
        </w:r>
        <w:r w:rsidR="00A64045">
          <w:rPr>
            <w:webHidden/>
          </w:rPr>
          <w:fldChar w:fldCharType="begin"/>
        </w:r>
        <w:r w:rsidR="00A64045">
          <w:rPr>
            <w:webHidden/>
          </w:rPr>
          <w:instrText xml:space="preserve"> PAGEREF _Toc49247478 \h </w:instrText>
        </w:r>
        <w:r w:rsidR="00A64045">
          <w:rPr>
            <w:webHidden/>
          </w:rPr>
        </w:r>
        <w:r w:rsidR="00A64045">
          <w:rPr>
            <w:webHidden/>
          </w:rPr>
          <w:fldChar w:fldCharType="separate"/>
        </w:r>
        <w:r w:rsidR="00A64045">
          <w:rPr>
            <w:webHidden/>
          </w:rPr>
          <w:t>35</w:t>
        </w:r>
        <w:r w:rsidR="00A64045">
          <w:rPr>
            <w:webHidden/>
          </w:rPr>
          <w:fldChar w:fldCharType="end"/>
        </w:r>
      </w:hyperlink>
    </w:p>
    <w:p w14:paraId="7248126E" w14:textId="48FAD246" w:rsidR="00A64045" w:rsidRDefault="001F143A">
      <w:pPr>
        <w:pStyle w:val="TOC2"/>
        <w:rPr>
          <w:rFonts w:asciiTheme="minorHAnsi" w:eastAsiaTheme="minorEastAsia" w:hAnsiTheme="minorHAnsi" w:cstheme="minorBidi"/>
          <w:noProof/>
          <w:sz w:val="22"/>
          <w:szCs w:val="22"/>
          <w:lang w:eastAsia="zh-CN"/>
        </w:rPr>
      </w:pPr>
      <w:hyperlink w:anchor="_Toc49247479" w:history="1">
        <w:r w:rsidR="00A64045" w:rsidRPr="002A3864">
          <w:rPr>
            <w:rStyle w:val="Hyperlink"/>
            <w:noProof/>
          </w:rPr>
          <w:t>5.1 Validation Process</w:t>
        </w:r>
        <w:r w:rsidR="00A64045">
          <w:rPr>
            <w:noProof/>
            <w:webHidden/>
          </w:rPr>
          <w:tab/>
        </w:r>
        <w:r w:rsidR="00A64045">
          <w:rPr>
            <w:noProof/>
            <w:webHidden/>
          </w:rPr>
          <w:fldChar w:fldCharType="begin"/>
        </w:r>
        <w:r w:rsidR="00A64045">
          <w:rPr>
            <w:noProof/>
            <w:webHidden/>
          </w:rPr>
          <w:instrText xml:space="preserve"> PAGEREF _Toc49247479 \h </w:instrText>
        </w:r>
        <w:r w:rsidR="00A64045">
          <w:rPr>
            <w:noProof/>
            <w:webHidden/>
          </w:rPr>
        </w:r>
        <w:r w:rsidR="00A64045">
          <w:rPr>
            <w:noProof/>
            <w:webHidden/>
          </w:rPr>
          <w:fldChar w:fldCharType="separate"/>
        </w:r>
        <w:r w:rsidR="00A64045">
          <w:rPr>
            <w:noProof/>
            <w:webHidden/>
          </w:rPr>
          <w:t>35</w:t>
        </w:r>
        <w:r w:rsidR="00A64045">
          <w:rPr>
            <w:noProof/>
            <w:webHidden/>
          </w:rPr>
          <w:fldChar w:fldCharType="end"/>
        </w:r>
      </w:hyperlink>
    </w:p>
    <w:p w14:paraId="51F806C3" w14:textId="5224C83B" w:rsidR="00A64045" w:rsidRDefault="001F143A">
      <w:pPr>
        <w:pStyle w:val="TOC2"/>
        <w:rPr>
          <w:rFonts w:asciiTheme="minorHAnsi" w:eastAsiaTheme="minorEastAsia" w:hAnsiTheme="minorHAnsi" w:cstheme="minorBidi"/>
          <w:noProof/>
          <w:sz w:val="22"/>
          <w:szCs w:val="22"/>
          <w:lang w:eastAsia="zh-CN"/>
        </w:rPr>
      </w:pPr>
      <w:hyperlink w:anchor="_Toc49247480" w:history="1">
        <w:r w:rsidR="00A64045" w:rsidRPr="002A3864">
          <w:rPr>
            <w:rStyle w:val="Hyperlink"/>
            <w:noProof/>
          </w:rPr>
          <w:t>5.2 Validation Results</w:t>
        </w:r>
        <w:r w:rsidR="00A64045">
          <w:rPr>
            <w:noProof/>
            <w:webHidden/>
          </w:rPr>
          <w:tab/>
        </w:r>
        <w:r w:rsidR="00A64045">
          <w:rPr>
            <w:noProof/>
            <w:webHidden/>
          </w:rPr>
          <w:fldChar w:fldCharType="begin"/>
        </w:r>
        <w:r w:rsidR="00A64045">
          <w:rPr>
            <w:noProof/>
            <w:webHidden/>
          </w:rPr>
          <w:instrText xml:space="preserve"> PAGEREF _Toc49247480 \h </w:instrText>
        </w:r>
        <w:r w:rsidR="00A64045">
          <w:rPr>
            <w:noProof/>
            <w:webHidden/>
          </w:rPr>
        </w:r>
        <w:r w:rsidR="00A64045">
          <w:rPr>
            <w:noProof/>
            <w:webHidden/>
          </w:rPr>
          <w:fldChar w:fldCharType="separate"/>
        </w:r>
        <w:r w:rsidR="00A64045">
          <w:rPr>
            <w:noProof/>
            <w:webHidden/>
          </w:rPr>
          <w:t>35</w:t>
        </w:r>
        <w:r w:rsidR="00A64045">
          <w:rPr>
            <w:noProof/>
            <w:webHidden/>
          </w:rPr>
          <w:fldChar w:fldCharType="end"/>
        </w:r>
      </w:hyperlink>
    </w:p>
    <w:p w14:paraId="332849F9" w14:textId="2CC61E06" w:rsidR="00A64045" w:rsidRDefault="001F143A">
      <w:pPr>
        <w:pStyle w:val="TOC3"/>
        <w:tabs>
          <w:tab w:val="right" w:leader="dot" w:pos="8494"/>
        </w:tabs>
        <w:rPr>
          <w:rFonts w:asciiTheme="minorHAnsi" w:eastAsiaTheme="minorEastAsia" w:hAnsiTheme="minorHAnsi" w:cstheme="minorBidi"/>
          <w:noProof/>
          <w:sz w:val="22"/>
          <w:szCs w:val="22"/>
          <w:lang w:eastAsia="zh-CN"/>
        </w:rPr>
      </w:pPr>
      <w:hyperlink w:anchor="_Toc49247481" w:history="1">
        <w:r w:rsidR="00A64045" w:rsidRPr="002A3864">
          <w:rPr>
            <w:rStyle w:val="Hyperlink"/>
            <w:noProof/>
          </w:rPr>
          <w:t>5.2.1 Boundary Plot using Different Kernel Function</w:t>
        </w:r>
        <w:r w:rsidR="00A64045">
          <w:rPr>
            <w:noProof/>
            <w:webHidden/>
          </w:rPr>
          <w:tab/>
        </w:r>
        <w:r w:rsidR="00A64045">
          <w:rPr>
            <w:noProof/>
            <w:webHidden/>
          </w:rPr>
          <w:fldChar w:fldCharType="begin"/>
        </w:r>
        <w:r w:rsidR="00A64045">
          <w:rPr>
            <w:noProof/>
            <w:webHidden/>
          </w:rPr>
          <w:instrText xml:space="preserve"> PAGEREF _Toc49247481 \h </w:instrText>
        </w:r>
        <w:r w:rsidR="00A64045">
          <w:rPr>
            <w:noProof/>
            <w:webHidden/>
          </w:rPr>
        </w:r>
        <w:r w:rsidR="00A64045">
          <w:rPr>
            <w:noProof/>
            <w:webHidden/>
          </w:rPr>
          <w:fldChar w:fldCharType="separate"/>
        </w:r>
        <w:r w:rsidR="00A64045">
          <w:rPr>
            <w:noProof/>
            <w:webHidden/>
          </w:rPr>
          <w:t>35</w:t>
        </w:r>
        <w:r w:rsidR="00A64045">
          <w:rPr>
            <w:noProof/>
            <w:webHidden/>
          </w:rPr>
          <w:fldChar w:fldCharType="end"/>
        </w:r>
      </w:hyperlink>
    </w:p>
    <w:p w14:paraId="2BAA94D9" w14:textId="6BBCD78B" w:rsidR="00A64045" w:rsidRDefault="001F143A">
      <w:pPr>
        <w:pStyle w:val="TOC3"/>
        <w:tabs>
          <w:tab w:val="right" w:leader="dot" w:pos="8494"/>
        </w:tabs>
        <w:rPr>
          <w:rFonts w:asciiTheme="minorHAnsi" w:eastAsiaTheme="minorEastAsia" w:hAnsiTheme="minorHAnsi" w:cstheme="minorBidi"/>
          <w:noProof/>
          <w:sz w:val="22"/>
          <w:szCs w:val="22"/>
          <w:lang w:eastAsia="zh-CN"/>
        </w:rPr>
      </w:pPr>
      <w:hyperlink w:anchor="_Toc49247482" w:history="1">
        <w:r w:rsidR="00A64045" w:rsidRPr="002A3864">
          <w:rPr>
            <w:rStyle w:val="Hyperlink"/>
            <w:noProof/>
          </w:rPr>
          <w:t>5.2.2 Accuracy</w:t>
        </w:r>
        <w:r w:rsidR="00A64045">
          <w:rPr>
            <w:noProof/>
            <w:webHidden/>
          </w:rPr>
          <w:tab/>
        </w:r>
        <w:r w:rsidR="00A64045">
          <w:rPr>
            <w:noProof/>
            <w:webHidden/>
          </w:rPr>
          <w:fldChar w:fldCharType="begin"/>
        </w:r>
        <w:r w:rsidR="00A64045">
          <w:rPr>
            <w:noProof/>
            <w:webHidden/>
          </w:rPr>
          <w:instrText xml:space="preserve"> PAGEREF _Toc49247482 \h </w:instrText>
        </w:r>
        <w:r w:rsidR="00A64045">
          <w:rPr>
            <w:noProof/>
            <w:webHidden/>
          </w:rPr>
        </w:r>
        <w:r w:rsidR="00A64045">
          <w:rPr>
            <w:noProof/>
            <w:webHidden/>
          </w:rPr>
          <w:fldChar w:fldCharType="separate"/>
        </w:r>
        <w:r w:rsidR="00A64045">
          <w:rPr>
            <w:noProof/>
            <w:webHidden/>
          </w:rPr>
          <w:t>38</w:t>
        </w:r>
        <w:r w:rsidR="00A64045">
          <w:rPr>
            <w:noProof/>
            <w:webHidden/>
          </w:rPr>
          <w:fldChar w:fldCharType="end"/>
        </w:r>
      </w:hyperlink>
    </w:p>
    <w:p w14:paraId="4A1D15EF" w14:textId="075CD8AF" w:rsidR="00A64045" w:rsidRDefault="001F143A">
      <w:pPr>
        <w:pStyle w:val="TOC1"/>
        <w:rPr>
          <w:rFonts w:asciiTheme="minorHAnsi" w:eastAsiaTheme="minorEastAsia" w:hAnsiTheme="minorHAnsi" w:cstheme="minorBidi"/>
          <w:sz w:val="22"/>
          <w:szCs w:val="22"/>
          <w:lang w:eastAsia="zh-CN"/>
        </w:rPr>
      </w:pPr>
      <w:hyperlink w:anchor="_Toc49247483" w:history="1">
        <w:r w:rsidR="00A64045" w:rsidRPr="002A3864">
          <w:rPr>
            <w:rStyle w:val="Hyperlink"/>
          </w:rPr>
          <w:t>6 Conclusion</w:t>
        </w:r>
        <w:r w:rsidR="00A64045">
          <w:rPr>
            <w:webHidden/>
          </w:rPr>
          <w:tab/>
        </w:r>
        <w:r w:rsidR="00A64045">
          <w:rPr>
            <w:webHidden/>
          </w:rPr>
          <w:fldChar w:fldCharType="begin"/>
        </w:r>
        <w:r w:rsidR="00A64045">
          <w:rPr>
            <w:webHidden/>
          </w:rPr>
          <w:instrText xml:space="preserve"> PAGEREF _Toc49247483 \h </w:instrText>
        </w:r>
        <w:r w:rsidR="00A64045">
          <w:rPr>
            <w:webHidden/>
          </w:rPr>
        </w:r>
        <w:r w:rsidR="00A64045">
          <w:rPr>
            <w:webHidden/>
          </w:rPr>
          <w:fldChar w:fldCharType="separate"/>
        </w:r>
        <w:r w:rsidR="00A64045">
          <w:rPr>
            <w:webHidden/>
          </w:rPr>
          <w:t>40</w:t>
        </w:r>
        <w:r w:rsidR="00A64045">
          <w:rPr>
            <w:webHidden/>
          </w:rPr>
          <w:fldChar w:fldCharType="end"/>
        </w:r>
      </w:hyperlink>
    </w:p>
    <w:p w14:paraId="58DF4824" w14:textId="5B46C853" w:rsidR="00A64045" w:rsidRDefault="001F143A">
      <w:pPr>
        <w:pStyle w:val="TOC2"/>
        <w:rPr>
          <w:rFonts w:asciiTheme="minorHAnsi" w:eastAsiaTheme="minorEastAsia" w:hAnsiTheme="minorHAnsi" w:cstheme="minorBidi"/>
          <w:noProof/>
          <w:sz w:val="22"/>
          <w:szCs w:val="22"/>
          <w:lang w:eastAsia="zh-CN"/>
        </w:rPr>
      </w:pPr>
      <w:hyperlink w:anchor="_Toc49247484" w:history="1">
        <w:r w:rsidR="00A64045" w:rsidRPr="002A3864">
          <w:rPr>
            <w:rStyle w:val="Hyperlink"/>
            <w:noProof/>
          </w:rPr>
          <w:t>6.1 Result Achieved</w:t>
        </w:r>
        <w:r w:rsidR="00A64045">
          <w:rPr>
            <w:noProof/>
            <w:webHidden/>
          </w:rPr>
          <w:tab/>
        </w:r>
        <w:r w:rsidR="00A64045">
          <w:rPr>
            <w:noProof/>
            <w:webHidden/>
          </w:rPr>
          <w:fldChar w:fldCharType="begin"/>
        </w:r>
        <w:r w:rsidR="00A64045">
          <w:rPr>
            <w:noProof/>
            <w:webHidden/>
          </w:rPr>
          <w:instrText xml:space="preserve"> PAGEREF _Toc49247484 \h </w:instrText>
        </w:r>
        <w:r w:rsidR="00A64045">
          <w:rPr>
            <w:noProof/>
            <w:webHidden/>
          </w:rPr>
        </w:r>
        <w:r w:rsidR="00A64045">
          <w:rPr>
            <w:noProof/>
            <w:webHidden/>
          </w:rPr>
          <w:fldChar w:fldCharType="separate"/>
        </w:r>
        <w:r w:rsidR="00A64045">
          <w:rPr>
            <w:noProof/>
            <w:webHidden/>
          </w:rPr>
          <w:t>40</w:t>
        </w:r>
        <w:r w:rsidR="00A64045">
          <w:rPr>
            <w:noProof/>
            <w:webHidden/>
          </w:rPr>
          <w:fldChar w:fldCharType="end"/>
        </w:r>
      </w:hyperlink>
    </w:p>
    <w:p w14:paraId="08DF7083" w14:textId="15E0B539" w:rsidR="00A64045" w:rsidRDefault="001F143A">
      <w:pPr>
        <w:pStyle w:val="TOC2"/>
        <w:rPr>
          <w:rFonts w:asciiTheme="minorHAnsi" w:eastAsiaTheme="minorEastAsia" w:hAnsiTheme="minorHAnsi" w:cstheme="minorBidi"/>
          <w:noProof/>
          <w:sz w:val="22"/>
          <w:szCs w:val="22"/>
          <w:lang w:eastAsia="zh-CN"/>
        </w:rPr>
      </w:pPr>
      <w:hyperlink w:anchor="_Toc49247485" w:history="1">
        <w:r w:rsidR="00A64045" w:rsidRPr="002A3864">
          <w:rPr>
            <w:rStyle w:val="Hyperlink"/>
            <w:noProof/>
          </w:rPr>
          <w:t>6.2 Obstacles Faced</w:t>
        </w:r>
        <w:r w:rsidR="00A64045">
          <w:rPr>
            <w:noProof/>
            <w:webHidden/>
          </w:rPr>
          <w:tab/>
        </w:r>
        <w:r w:rsidR="00A64045">
          <w:rPr>
            <w:noProof/>
            <w:webHidden/>
          </w:rPr>
          <w:fldChar w:fldCharType="begin"/>
        </w:r>
        <w:r w:rsidR="00A64045">
          <w:rPr>
            <w:noProof/>
            <w:webHidden/>
          </w:rPr>
          <w:instrText xml:space="preserve"> PAGEREF _Toc49247485 \h </w:instrText>
        </w:r>
        <w:r w:rsidR="00A64045">
          <w:rPr>
            <w:noProof/>
            <w:webHidden/>
          </w:rPr>
        </w:r>
        <w:r w:rsidR="00A64045">
          <w:rPr>
            <w:noProof/>
            <w:webHidden/>
          </w:rPr>
          <w:fldChar w:fldCharType="separate"/>
        </w:r>
        <w:r w:rsidR="00A64045">
          <w:rPr>
            <w:noProof/>
            <w:webHidden/>
          </w:rPr>
          <w:t>40</w:t>
        </w:r>
        <w:r w:rsidR="00A64045">
          <w:rPr>
            <w:noProof/>
            <w:webHidden/>
          </w:rPr>
          <w:fldChar w:fldCharType="end"/>
        </w:r>
      </w:hyperlink>
    </w:p>
    <w:p w14:paraId="7EEC067C" w14:textId="7B998D50" w:rsidR="00A64045" w:rsidRDefault="001F143A">
      <w:pPr>
        <w:pStyle w:val="TOC2"/>
        <w:rPr>
          <w:rFonts w:asciiTheme="minorHAnsi" w:eastAsiaTheme="minorEastAsia" w:hAnsiTheme="minorHAnsi" w:cstheme="minorBidi"/>
          <w:noProof/>
          <w:sz w:val="22"/>
          <w:szCs w:val="22"/>
          <w:lang w:eastAsia="zh-CN"/>
        </w:rPr>
      </w:pPr>
      <w:hyperlink w:anchor="_Toc49247486" w:history="1">
        <w:r w:rsidR="00A64045" w:rsidRPr="002A3864">
          <w:rPr>
            <w:rStyle w:val="Hyperlink"/>
            <w:noProof/>
          </w:rPr>
          <w:t>6.3 Future Work</w:t>
        </w:r>
        <w:r w:rsidR="00A64045">
          <w:rPr>
            <w:noProof/>
            <w:webHidden/>
          </w:rPr>
          <w:tab/>
        </w:r>
        <w:r w:rsidR="00A64045">
          <w:rPr>
            <w:noProof/>
            <w:webHidden/>
          </w:rPr>
          <w:fldChar w:fldCharType="begin"/>
        </w:r>
        <w:r w:rsidR="00A64045">
          <w:rPr>
            <w:noProof/>
            <w:webHidden/>
          </w:rPr>
          <w:instrText xml:space="preserve"> PAGEREF _Toc49247486 \h </w:instrText>
        </w:r>
        <w:r w:rsidR="00A64045">
          <w:rPr>
            <w:noProof/>
            <w:webHidden/>
          </w:rPr>
        </w:r>
        <w:r w:rsidR="00A64045">
          <w:rPr>
            <w:noProof/>
            <w:webHidden/>
          </w:rPr>
          <w:fldChar w:fldCharType="separate"/>
        </w:r>
        <w:r w:rsidR="00A64045">
          <w:rPr>
            <w:noProof/>
            <w:webHidden/>
          </w:rPr>
          <w:t>40</w:t>
        </w:r>
        <w:r w:rsidR="00A64045">
          <w:rPr>
            <w:noProof/>
            <w:webHidden/>
          </w:rPr>
          <w:fldChar w:fldCharType="end"/>
        </w:r>
      </w:hyperlink>
    </w:p>
    <w:p w14:paraId="3FC1CC64" w14:textId="5E0B78C7" w:rsidR="00A64045" w:rsidRDefault="001F143A">
      <w:pPr>
        <w:pStyle w:val="TOC1"/>
        <w:rPr>
          <w:rFonts w:asciiTheme="minorHAnsi" w:eastAsiaTheme="minorEastAsia" w:hAnsiTheme="minorHAnsi" w:cstheme="minorBidi"/>
          <w:sz w:val="22"/>
          <w:szCs w:val="22"/>
          <w:lang w:eastAsia="zh-CN"/>
        </w:rPr>
      </w:pPr>
      <w:hyperlink w:anchor="_Toc49247487" w:history="1">
        <w:r w:rsidR="00A64045" w:rsidRPr="002A3864">
          <w:rPr>
            <w:rStyle w:val="Hyperlink"/>
          </w:rPr>
          <w:t>REFERENCES</w:t>
        </w:r>
        <w:r w:rsidR="00A64045">
          <w:rPr>
            <w:webHidden/>
          </w:rPr>
          <w:tab/>
        </w:r>
        <w:r w:rsidR="00A64045">
          <w:rPr>
            <w:webHidden/>
          </w:rPr>
          <w:fldChar w:fldCharType="begin"/>
        </w:r>
        <w:r w:rsidR="00A64045">
          <w:rPr>
            <w:webHidden/>
          </w:rPr>
          <w:instrText xml:space="preserve"> PAGEREF _Toc49247487 \h </w:instrText>
        </w:r>
        <w:r w:rsidR="00A64045">
          <w:rPr>
            <w:webHidden/>
          </w:rPr>
        </w:r>
        <w:r w:rsidR="00A64045">
          <w:rPr>
            <w:webHidden/>
          </w:rPr>
          <w:fldChar w:fldCharType="separate"/>
        </w:r>
        <w:r w:rsidR="00A64045">
          <w:rPr>
            <w:webHidden/>
          </w:rPr>
          <w:t>42</w:t>
        </w:r>
        <w:r w:rsidR="00A64045">
          <w:rPr>
            <w:webHidden/>
          </w:rPr>
          <w:fldChar w:fldCharType="end"/>
        </w:r>
      </w:hyperlink>
    </w:p>
    <w:p w14:paraId="08CAF039" w14:textId="2ADB2809" w:rsidR="00A64045" w:rsidRDefault="001F143A">
      <w:pPr>
        <w:pStyle w:val="TOC1"/>
        <w:rPr>
          <w:rFonts w:asciiTheme="minorHAnsi" w:eastAsiaTheme="minorEastAsia" w:hAnsiTheme="minorHAnsi" w:cstheme="minorBidi"/>
          <w:sz w:val="22"/>
          <w:szCs w:val="22"/>
          <w:lang w:eastAsia="zh-CN"/>
        </w:rPr>
      </w:pPr>
      <w:hyperlink w:anchor="_Toc49247488" w:history="1">
        <w:r w:rsidR="00A64045" w:rsidRPr="002A3864">
          <w:rPr>
            <w:rStyle w:val="Hyperlink"/>
          </w:rPr>
          <w:t>APPENDICES</w:t>
        </w:r>
        <w:r w:rsidR="00A64045">
          <w:rPr>
            <w:webHidden/>
          </w:rPr>
          <w:tab/>
        </w:r>
        <w:r w:rsidR="00A64045">
          <w:rPr>
            <w:webHidden/>
          </w:rPr>
          <w:fldChar w:fldCharType="begin"/>
        </w:r>
        <w:r w:rsidR="00A64045">
          <w:rPr>
            <w:webHidden/>
          </w:rPr>
          <w:instrText xml:space="preserve"> PAGEREF _Toc49247488 \h </w:instrText>
        </w:r>
        <w:r w:rsidR="00A64045">
          <w:rPr>
            <w:webHidden/>
          </w:rPr>
        </w:r>
        <w:r w:rsidR="00A64045">
          <w:rPr>
            <w:webHidden/>
          </w:rPr>
          <w:fldChar w:fldCharType="separate"/>
        </w:r>
        <w:r w:rsidR="00A64045">
          <w:rPr>
            <w:webHidden/>
          </w:rPr>
          <w:t>43</w:t>
        </w:r>
        <w:r w:rsidR="00A64045">
          <w:rPr>
            <w:webHidden/>
          </w:rPr>
          <w:fldChar w:fldCharType="end"/>
        </w:r>
      </w:hyperlink>
    </w:p>
    <w:p w14:paraId="6BE3F371" w14:textId="6C6E70A7" w:rsidR="00DA28B2" w:rsidRDefault="00B765F2" w:rsidP="00941D35">
      <w:r>
        <w:fldChar w:fldCharType="end"/>
      </w:r>
    </w:p>
    <w:p w14:paraId="22FF1DD5" w14:textId="77777777" w:rsidR="00DA28B2" w:rsidRDefault="00DA28B2" w:rsidP="00941D35"/>
    <w:p w14:paraId="30282E73" w14:textId="77777777" w:rsidR="00F2159F" w:rsidRDefault="00F2159F">
      <w:pPr>
        <w:spacing w:before="0" w:after="200" w:line="276" w:lineRule="auto"/>
        <w:jc w:val="left"/>
        <w:rPr>
          <w:rFonts w:cs="Arial"/>
          <w:b/>
          <w:bCs/>
          <w:kern w:val="32"/>
          <w:sz w:val="32"/>
          <w:szCs w:val="32"/>
        </w:rPr>
      </w:pPr>
      <w:bookmarkStart w:id="14" w:name="_Toc51833371"/>
      <w:bookmarkStart w:id="15" w:name="_Toc290554220"/>
      <w:bookmarkStart w:id="16" w:name="_Toc299621185"/>
      <w:bookmarkStart w:id="17" w:name="_Toc299631413"/>
      <w:bookmarkStart w:id="18" w:name="_Toc299631473"/>
      <w:bookmarkStart w:id="19" w:name="_Toc299631563"/>
      <w:bookmarkStart w:id="20" w:name="_Toc299631640"/>
      <w:r>
        <w:br w:type="page"/>
      </w:r>
    </w:p>
    <w:p w14:paraId="108AC2DA" w14:textId="77777777" w:rsidR="00DA28B2" w:rsidRDefault="00DA28B2" w:rsidP="00DA28B2">
      <w:pPr>
        <w:pStyle w:val="Heading1"/>
        <w:numPr>
          <w:ilvl w:val="0"/>
          <w:numId w:val="0"/>
        </w:numPr>
      </w:pPr>
      <w:bookmarkStart w:id="21" w:name="_Toc49247445"/>
      <w:r>
        <w:lastRenderedPageBreak/>
        <w:t>LIST OF FIGURES</w:t>
      </w:r>
      <w:bookmarkEnd w:id="14"/>
      <w:bookmarkEnd w:id="15"/>
      <w:bookmarkEnd w:id="16"/>
      <w:bookmarkEnd w:id="17"/>
      <w:bookmarkEnd w:id="18"/>
      <w:bookmarkEnd w:id="19"/>
      <w:bookmarkEnd w:id="20"/>
      <w:bookmarkEnd w:id="21"/>
      <w:r>
        <w:t xml:space="preserve"> </w:t>
      </w:r>
    </w:p>
    <w:p w14:paraId="35360FDF" w14:textId="2583D6D8" w:rsidR="00A64045" w:rsidRDefault="00B765F2">
      <w:pPr>
        <w:pStyle w:val="TableofFigures"/>
        <w:tabs>
          <w:tab w:val="right" w:leader="dot" w:pos="8494"/>
        </w:tabs>
        <w:rPr>
          <w:rFonts w:asciiTheme="minorHAnsi" w:eastAsiaTheme="minorEastAsia" w:hAnsiTheme="minorHAnsi" w:cstheme="minorBidi"/>
          <w:noProof/>
          <w:sz w:val="22"/>
          <w:szCs w:val="22"/>
          <w:lang w:eastAsia="zh-CN"/>
        </w:rPr>
      </w:pPr>
      <w:r>
        <w:fldChar w:fldCharType="begin"/>
      </w:r>
      <w:r w:rsidR="00DA28B2">
        <w:instrText xml:space="preserve"> TOC \h \z \c "Figure" </w:instrText>
      </w:r>
      <w:r>
        <w:fldChar w:fldCharType="separate"/>
      </w:r>
      <w:hyperlink r:id="rId12" w:anchor="_Toc49247396" w:history="1">
        <w:r w:rsidR="00A64045" w:rsidRPr="00B61297">
          <w:rPr>
            <w:rStyle w:val="Hyperlink"/>
            <w:noProof/>
          </w:rPr>
          <w:t>Figure 2</w:t>
        </w:r>
        <w:r w:rsidR="00A64045" w:rsidRPr="00B61297">
          <w:rPr>
            <w:rStyle w:val="Hyperlink"/>
            <w:noProof/>
          </w:rPr>
          <w:noBreakHyphen/>
          <w:t>1 impedance response of R and C circuit</w:t>
        </w:r>
        <w:r w:rsidR="00A64045">
          <w:rPr>
            <w:noProof/>
            <w:webHidden/>
          </w:rPr>
          <w:tab/>
        </w:r>
        <w:r w:rsidR="00A64045">
          <w:rPr>
            <w:noProof/>
            <w:webHidden/>
          </w:rPr>
          <w:fldChar w:fldCharType="begin"/>
        </w:r>
        <w:r w:rsidR="00A64045">
          <w:rPr>
            <w:noProof/>
            <w:webHidden/>
          </w:rPr>
          <w:instrText xml:space="preserve"> PAGEREF _Toc49247396 \h </w:instrText>
        </w:r>
        <w:r w:rsidR="00A64045">
          <w:rPr>
            <w:noProof/>
            <w:webHidden/>
          </w:rPr>
        </w:r>
        <w:r w:rsidR="00A64045">
          <w:rPr>
            <w:noProof/>
            <w:webHidden/>
          </w:rPr>
          <w:fldChar w:fldCharType="separate"/>
        </w:r>
        <w:r w:rsidR="00A64045">
          <w:rPr>
            <w:noProof/>
            <w:webHidden/>
          </w:rPr>
          <w:t>5</w:t>
        </w:r>
        <w:r w:rsidR="00A64045">
          <w:rPr>
            <w:noProof/>
            <w:webHidden/>
          </w:rPr>
          <w:fldChar w:fldCharType="end"/>
        </w:r>
      </w:hyperlink>
    </w:p>
    <w:p w14:paraId="760BC08A" w14:textId="01927D7C"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r:id="rId13" w:anchor="_Toc49247397" w:history="1">
        <w:r w:rsidR="00A64045" w:rsidRPr="00B61297">
          <w:rPr>
            <w:rStyle w:val="Hyperlink"/>
            <w:noProof/>
          </w:rPr>
          <w:t>Figure 2</w:t>
        </w:r>
        <w:r w:rsidR="00A64045" w:rsidRPr="00B61297">
          <w:rPr>
            <w:rStyle w:val="Hyperlink"/>
            <w:noProof/>
          </w:rPr>
          <w:noBreakHyphen/>
          <w:t>2 impedance response of only C circuit</w:t>
        </w:r>
        <w:r w:rsidR="00A64045">
          <w:rPr>
            <w:noProof/>
            <w:webHidden/>
          </w:rPr>
          <w:tab/>
        </w:r>
        <w:r w:rsidR="00A64045">
          <w:rPr>
            <w:noProof/>
            <w:webHidden/>
          </w:rPr>
          <w:fldChar w:fldCharType="begin"/>
        </w:r>
        <w:r w:rsidR="00A64045">
          <w:rPr>
            <w:noProof/>
            <w:webHidden/>
          </w:rPr>
          <w:instrText xml:space="preserve"> PAGEREF _Toc49247397 \h </w:instrText>
        </w:r>
        <w:r w:rsidR="00A64045">
          <w:rPr>
            <w:noProof/>
            <w:webHidden/>
          </w:rPr>
        </w:r>
        <w:r w:rsidR="00A64045">
          <w:rPr>
            <w:noProof/>
            <w:webHidden/>
          </w:rPr>
          <w:fldChar w:fldCharType="separate"/>
        </w:r>
        <w:r w:rsidR="00A64045">
          <w:rPr>
            <w:noProof/>
            <w:webHidden/>
          </w:rPr>
          <w:t>5</w:t>
        </w:r>
        <w:r w:rsidR="00A64045">
          <w:rPr>
            <w:noProof/>
            <w:webHidden/>
          </w:rPr>
          <w:fldChar w:fldCharType="end"/>
        </w:r>
      </w:hyperlink>
    </w:p>
    <w:p w14:paraId="3BE668DE" w14:textId="05AB75C0"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7398" w:history="1">
        <w:r w:rsidR="00A64045" w:rsidRPr="00B61297">
          <w:rPr>
            <w:rStyle w:val="Hyperlink"/>
            <w:noProof/>
          </w:rPr>
          <w:t>Figure 2</w:t>
        </w:r>
        <w:r w:rsidR="00A64045" w:rsidRPr="00B61297">
          <w:rPr>
            <w:rStyle w:val="Hyperlink"/>
            <w:noProof/>
          </w:rPr>
          <w:noBreakHyphen/>
          <w:t>3 Schematic diagram of EIS Reference?</w:t>
        </w:r>
        <w:r w:rsidR="00A64045">
          <w:rPr>
            <w:noProof/>
            <w:webHidden/>
          </w:rPr>
          <w:tab/>
        </w:r>
        <w:r w:rsidR="00A64045">
          <w:rPr>
            <w:noProof/>
            <w:webHidden/>
          </w:rPr>
          <w:fldChar w:fldCharType="begin"/>
        </w:r>
        <w:r w:rsidR="00A64045">
          <w:rPr>
            <w:noProof/>
            <w:webHidden/>
          </w:rPr>
          <w:instrText xml:space="preserve"> PAGEREF _Toc49247398 \h </w:instrText>
        </w:r>
        <w:r w:rsidR="00A64045">
          <w:rPr>
            <w:noProof/>
            <w:webHidden/>
          </w:rPr>
        </w:r>
        <w:r w:rsidR="00A64045">
          <w:rPr>
            <w:noProof/>
            <w:webHidden/>
          </w:rPr>
          <w:fldChar w:fldCharType="separate"/>
        </w:r>
        <w:r w:rsidR="00A64045">
          <w:rPr>
            <w:noProof/>
            <w:webHidden/>
          </w:rPr>
          <w:t>5</w:t>
        </w:r>
        <w:r w:rsidR="00A64045">
          <w:rPr>
            <w:noProof/>
            <w:webHidden/>
          </w:rPr>
          <w:fldChar w:fldCharType="end"/>
        </w:r>
      </w:hyperlink>
    </w:p>
    <w:p w14:paraId="1151D482" w14:textId="511BBCC4"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7399" w:history="1">
        <w:r w:rsidR="00A64045" w:rsidRPr="00B61297">
          <w:rPr>
            <w:rStyle w:val="Hyperlink"/>
            <w:noProof/>
          </w:rPr>
          <w:t>Figure 2</w:t>
        </w:r>
        <w:r w:rsidR="00A64045" w:rsidRPr="00B61297">
          <w:rPr>
            <w:rStyle w:val="Hyperlink"/>
            <w:noProof/>
          </w:rPr>
          <w:noBreakHyphen/>
          <w:t>4 A typical response of an electrochemical reaction</w:t>
        </w:r>
        <w:r w:rsidR="00A64045">
          <w:rPr>
            <w:noProof/>
            <w:webHidden/>
          </w:rPr>
          <w:tab/>
        </w:r>
        <w:r w:rsidR="00A64045">
          <w:rPr>
            <w:noProof/>
            <w:webHidden/>
          </w:rPr>
          <w:fldChar w:fldCharType="begin"/>
        </w:r>
        <w:r w:rsidR="00A64045">
          <w:rPr>
            <w:noProof/>
            <w:webHidden/>
          </w:rPr>
          <w:instrText xml:space="preserve"> PAGEREF _Toc49247399 \h </w:instrText>
        </w:r>
        <w:r w:rsidR="00A64045">
          <w:rPr>
            <w:noProof/>
            <w:webHidden/>
          </w:rPr>
        </w:r>
        <w:r w:rsidR="00A64045">
          <w:rPr>
            <w:noProof/>
            <w:webHidden/>
          </w:rPr>
          <w:fldChar w:fldCharType="separate"/>
        </w:r>
        <w:r w:rsidR="00A64045">
          <w:rPr>
            <w:noProof/>
            <w:webHidden/>
          </w:rPr>
          <w:t>6</w:t>
        </w:r>
        <w:r w:rsidR="00A64045">
          <w:rPr>
            <w:noProof/>
            <w:webHidden/>
          </w:rPr>
          <w:fldChar w:fldCharType="end"/>
        </w:r>
      </w:hyperlink>
    </w:p>
    <w:p w14:paraId="0B523A20" w14:textId="11744A15"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r:id="rId14" w:anchor="_Toc49247400" w:history="1">
        <w:r w:rsidR="00A64045" w:rsidRPr="00B61297">
          <w:rPr>
            <w:rStyle w:val="Hyperlink"/>
            <w:noProof/>
          </w:rPr>
          <w:t>Figure 2</w:t>
        </w:r>
        <w:r w:rsidR="00A64045" w:rsidRPr="00B61297">
          <w:rPr>
            <w:rStyle w:val="Hyperlink"/>
            <w:noProof/>
          </w:rPr>
          <w:noBreakHyphen/>
          <w:t>5 Schematic diagram of Rint model</w:t>
        </w:r>
        <w:r w:rsidR="00A64045">
          <w:rPr>
            <w:noProof/>
            <w:webHidden/>
          </w:rPr>
          <w:tab/>
        </w:r>
        <w:r w:rsidR="00A64045">
          <w:rPr>
            <w:noProof/>
            <w:webHidden/>
          </w:rPr>
          <w:fldChar w:fldCharType="begin"/>
        </w:r>
        <w:r w:rsidR="00A64045">
          <w:rPr>
            <w:noProof/>
            <w:webHidden/>
          </w:rPr>
          <w:instrText xml:space="preserve"> PAGEREF _Toc49247400 \h </w:instrText>
        </w:r>
        <w:r w:rsidR="00A64045">
          <w:rPr>
            <w:noProof/>
            <w:webHidden/>
          </w:rPr>
        </w:r>
        <w:r w:rsidR="00A64045">
          <w:rPr>
            <w:noProof/>
            <w:webHidden/>
          </w:rPr>
          <w:fldChar w:fldCharType="separate"/>
        </w:r>
        <w:r w:rsidR="00A64045">
          <w:rPr>
            <w:noProof/>
            <w:webHidden/>
          </w:rPr>
          <w:t>7</w:t>
        </w:r>
        <w:r w:rsidR="00A64045">
          <w:rPr>
            <w:noProof/>
            <w:webHidden/>
          </w:rPr>
          <w:fldChar w:fldCharType="end"/>
        </w:r>
      </w:hyperlink>
    </w:p>
    <w:p w14:paraId="6C8C8842" w14:textId="57A65F26"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7401" w:history="1">
        <w:r w:rsidR="00A64045" w:rsidRPr="00B61297">
          <w:rPr>
            <w:rStyle w:val="Hyperlink"/>
            <w:noProof/>
          </w:rPr>
          <w:t>Figure 2</w:t>
        </w:r>
        <w:r w:rsidR="00A64045" w:rsidRPr="00B61297">
          <w:rPr>
            <w:rStyle w:val="Hyperlink"/>
            <w:noProof/>
          </w:rPr>
          <w:noBreakHyphen/>
          <w:t>6 Schematic diagram of PNGV model</w:t>
        </w:r>
        <w:r w:rsidR="00A64045">
          <w:rPr>
            <w:noProof/>
            <w:webHidden/>
          </w:rPr>
          <w:tab/>
        </w:r>
        <w:r w:rsidR="00A64045">
          <w:rPr>
            <w:noProof/>
            <w:webHidden/>
          </w:rPr>
          <w:fldChar w:fldCharType="begin"/>
        </w:r>
        <w:r w:rsidR="00A64045">
          <w:rPr>
            <w:noProof/>
            <w:webHidden/>
          </w:rPr>
          <w:instrText xml:space="preserve"> PAGEREF _Toc49247401 \h </w:instrText>
        </w:r>
        <w:r w:rsidR="00A64045">
          <w:rPr>
            <w:noProof/>
            <w:webHidden/>
          </w:rPr>
        </w:r>
        <w:r w:rsidR="00A64045">
          <w:rPr>
            <w:noProof/>
            <w:webHidden/>
          </w:rPr>
          <w:fldChar w:fldCharType="separate"/>
        </w:r>
        <w:r w:rsidR="00A64045">
          <w:rPr>
            <w:noProof/>
            <w:webHidden/>
          </w:rPr>
          <w:t>7</w:t>
        </w:r>
        <w:r w:rsidR="00A64045">
          <w:rPr>
            <w:noProof/>
            <w:webHidden/>
          </w:rPr>
          <w:fldChar w:fldCharType="end"/>
        </w:r>
      </w:hyperlink>
    </w:p>
    <w:p w14:paraId="66543360" w14:textId="01585168"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7402" w:history="1">
        <w:r w:rsidR="00A64045" w:rsidRPr="00B61297">
          <w:rPr>
            <w:rStyle w:val="Hyperlink"/>
            <w:noProof/>
          </w:rPr>
          <w:t>Figure 2</w:t>
        </w:r>
        <w:r w:rsidR="00A64045" w:rsidRPr="00B61297">
          <w:rPr>
            <w:rStyle w:val="Hyperlink"/>
            <w:noProof/>
          </w:rPr>
          <w:noBreakHyphen/>
          <w:t>7 Schematic diagram of GNL model</w:t>
        </w:r>
        <w:r w:rsidR="00A64045">
          <w:rPr>
            <w:noProof/>
            <w:webHidden/>
          </w:rPr>
          <w:tab/>
        </w:r>
        <w:r w:rsidR="00A64045">
          <w:rPr>
            <w:noProof/>
            <w:webHidden/>
          </w:rPr>
          <w:fldChar w:fldCharType="begin"/>
        </w:r>
        <w:r w:rsidR="00A64045">
          <w:rPr>
            <w:noProof/>
            <w:webHidden/>
          </w:rPr>
          <w:instrText xml:space="preserve"> PAGEREF _Toc49247402 \h </w:instrText>
        </w:r>
        <w:r w:rsidR="00A64045">
          <w:rPr>
            <w:noProof/>
            <w:webHidden/>
          </w:rPr>
        </w:r>
        <w:r w:rsidR="00A64045">
          <w:rPr>
            <w:noProof/>
            <w:webHidden/>
          </w:rPr>
          <w:fldChar w:fldCharType="separate"/>
        </w:r>
        <w:r w:rsidR="00A64045">
          <w:rPr>
            <w:noProof/>
            <w:webHidden/>
          </w:rPr>
          <w:t>8</w:t>
        </w:r>
        <w:r w:rsidR="00A64045">
          <w:rPr>
            <w:noProof/>
            <w:webHidden/>
          </w:rPr>
          <w:fldChar w:fldCharType="end"/>
        </w:r>
      </w:hyperlink>
    </w:p>
    <w:p w14:paraId="4743DD31" w14:textId="7851704F"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7403" w:history="1">
        <w:r w:rsidR="00A64045" w:rsidRPr="00B61297">
          <w:rPr>
            <w:rStyle w:val="Hyperlink"/>
            <w:noProof/>
          </w:rPr>
          <w:t>Figure 2</w:t>
        </w:r>
        <w:r w:rsidR="00A64045" w:rsidRPr="00B61297">
          <w:rPr>
            <w:rStyle w:val="Hyperlink"/>
            <w:noProof/>
          </w:rPr>
          <w:noBreakHyphen/>
          <w:t>8 Simplified Battery Management System</w:t>
        </w:r>
        <w:r w:rsidR="00A64045">
          <w:rPr>
            <w:noProof/>
            <w:webHidden/>
          </w:rPr>
          <w:tab/>
        </w:r>
        <w:r w:rsidR="00A64045">
          <w:rPr>
            <w:noProof/>
            <w:webHidden/>
          </w:rPr>
          <w:fldChar w:fldCharType="begin"/>
        </w:r>
        <w:r w:rsidR="00A64045">
          <w:rPr>
            <w:noProof/>
            <w:webHidden/>
          </w:rPr>
          <w:instrText xml:space="preserve"> PAGEREF _Toc49247403 \h </w:instrText>
        </w:r>
        <w:r w:rsidR="00A64045">
          <w:rPr>
            <w:noProof/>
            <w:webHidden/>
          </w:rPr>
        </w:r>
        <w:r w:rsidR="00A64045">
          <w:rPr>
            <w:noProof/>
            <w:webHidden/>
          </w:rPr>
          <w:fldChar w:fldCharType="separate"/>
        </w:r>
        <w:r w:rsidR="00A64045">
          <w:rPr>
            <w:noProof/>
            <w:webHidden/>
          </w:rPr>
          <w:t>10</w:t>
        </w:r>
        <w:r w:rsidR="00A64045">
          <w:rPr>
            <w:noProof/>
            <w:webHidden/>
          </w:rPr>
          <w:fldChar w:fldCharType="end"/>
        </w:r>
      </w:hyperlink>
    </w:p>
    <w:p w14:paraId="1189692F" w14:textId="1B270BF0"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7404" w:history="1">
        <w:r w:rsidR="00A64045" w:rsidRPr="00B61297">
          <w:rPr>
            <w:rStyle w:val="Hyperlink"/>
            <w:noProof/>
          </w:rPr>
          <w:t>Figure 2</w:t>
        </w:r>
        <w:r w:rsidR="00A64045" w:rsidRPr="00B61297">
          <w:rPr>
            <w:rStyle w:val="Hyperlink"/>
            <w:noProof/>
          </w:rPr>
          <w:noBreakHyphen/>
          <w:t>9 BIT-BMS (Bliss G. Carkhuff, 2018)</w:t>
        </w:r>
        <w:r w:rsidR="00A64045">
          <w:rPr>
            <w:noProof/>
            <w:webHidden/>
          </w:rPr>
          <w:tab/>
        </w:r>
        <w:r w:rsidR="00A64045">
          <w:rPr>
            <w:noProof/>
            <w:webHidden/>
          </w:rPr>
          <w:fldChar w:fldCharType="begin"/>
        </w:r>
        <w:r w:rsidR="00A64045">
          <w:rPr>
            <w:noProof/>
            <w:webHidden/>
          </w:rPr>
          <w:instrText xml:space="preserve"> PAGEREF _Toc49247404 \h </w:instrText>
        </w:r>
        <w:r w:rsidR="00A64045">
          <w:rPr>
            <w:noProof/>
            <w:webHidden/>
          </w:rPr>
        </w:r>
        <w:r w:rsidR="00A64045">
          <w:rPr>
            <w:noProof/>
            <w:webHidden/>
          </w:rPr>
          <w:fldChar w:fldCharType="separate"/>
        </w:r>
        <w:r w:rsidR="00A64045">
          <w:rPr>
            <w:noProof/>
            <w:webHidden/>
          </w:rPr>
          <w:t>11</w:t>
        </w:r>
        <w:r w:rsidR="00A64045">
          <w:rPr>
            <w:noProof/>
            <w:webHidden/>
          </w:rPr>
          <w:fldChar w:fldCharType="end"/>
        </w:r>
      </w:hyperlink>
    </w:p>
    <w:p w14:paraId="5F94F562" w14:textId="7EBEAFDE"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7405" w:history="1">
        <w:r w:rsidR="00A64045" w:rsidRPr="00B61297">
          <w:rPr>
            <w:rStyle w:val="Hyperlink"/>
            <w:noProof/>
          </w:rPr>
          <w:t>Figure 2</w:t>
        </w:r>
        <w:r w:rsidR="00A64045" w:rsidRPr="00B61297">
          <w:rPr>
            <w:rStyle w:val="Hyperlink"/>
            <w:noProof/>
          </w:rPr>
          <w:noBreakHyphen/>
          <w:t>10 Principle of KNN</w:t>
        </w:r>
        <w:r w:rsidR="00A64045">
          <w:rPr>
            <w:noProof/>
            <w:webHidden/>
          </w:rPr>
          <w:tab/>
        </w:r>
        <w:r w:rsidR="00A64045">
          <w:rPr>
            <w:noProof/>
            <w:webHidden/>
          </w:rPr>
          <w:fldChar w:fldCharType="begin"/>
        </w:r>
        <w:r w:rsidR="00A64045">
          <w:rPr>
            <w:noProof/>
            <w:webHidden/>
          </w:rPr>
          <w:instrText xml:space="preserve"> PAGEREF _Toc49247405 \h </w:instrText>
        </w:r>
        <w:r w:rsidR="00A64045">
          <w:rPr>
            <w:noProof/>
            <w:webHidden/>
          </w:rPr>
        </w:r>
        <w:r w:rsidR="00A64045">
          <w:rPr>
            <w:noProof/>
            <w:webHidden/>
          </w:rPr>
          <w:fldChar w:fldCharType="separate"/>
        </w:r>
        <w:r w:rsidR="00A64045">
          <w:rPr>
            <w:noProof/>
            <w:webHidden/>
          </w:rPr>
          <w:t>12</w:t>
        </w:r>
        <w:r w:rsidR="00A64045">
          <w:rPr>
            <w:noProof/>
            <w:webHidden/>
          </w:rPr>
          <w:fldChar w:fldCharType="end"/>
        </w:r>
      </w:hyperlink>
    </w:p>
    <w:p w14:paraId="70968B1D" w14:textId="620839E2"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7406" w:history="1">
        <w:r w:rsidR="00A64045" w:rsidRPr="00B61297">
          <w:rPr>
            <w:rStyle w:val="Hyperlink"/>
            <w:noProof/>
          </w:rPr>
          <w:t>Figure 2</w:t>
        </w:r>
        <w:r w:rsidR="00A64045" w:rsidRPr="00B61297">
          <w:rPr>
            <w:rStyle w:val="Hyperlink"/>
            <w:noProof/>
          </w:rPr>
          <w:noBreakHyphen/>
          <w:t>11 Principle of SVM</w:t>
        </w:r>
        <w:r w:rsidR="00A64045">
          <w:rPr>
            <w:noProof/>
            <w:webHidden/>
          </w:rPr>
          <w:tab/>
        </w:r>
        <w:r w:rsidR="00A64045">
          <w:rPr>
            <w:noProof/>
            <w:webHidden/>
          </w:rPr>
          <w:fldChar w:fldCharType="begin"/>
        </w:r>
        <w:r w:rsidR="00A64045">
          <w:rPr>
            <w:noProof/>
            <w:webHidden/>
          </w:rPr>
          <w:instrText xml:space="preserve"> PAGEREF _Toc49247406 \h </w:instrText>
        </w:r>
        <w:r w:rsidR="00A64045">
          <w:rPr>
            <w:noProof/>
            <w:webHidden/>
          </w:rPr>
        </w:r>
        <w:r w:rsidR="00A64045">
          <w:rPr>
            <w:noProof/>
            <w:webHidden/>
          </w:rPr>
          <w:fldChar w:fldCharType="separate"/>
        </w:r>
        <w:r w:rsidR="00A64045">
          <w:rPr>
            <w:noProof/>
            <w:webHidden/>
          </w:rPr>
          <w:t>13</w:t>
        </w:r>
        <w:r w:rsidR="00A64045">
          <w:rPr>
            <w:noProof/>
            <w:webHidden/>
          </w:rPr>
          <w:fldChar w:fldCharType="end"/>
        </w:r>
      </w:hyperlink>
    </w:p>
    <w:p w14:paraId="5A63C18F" w14:textId="244D5686"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7407" w:history="1">
        <w:r w:rsidR="00A64045" w:rsidRPr="00B61297">
          <w:rPr>
            <w:rStyle w:val="Hyperlink"/>
            <w:noProof/>
          </w:rPr>
          <w:t>Figure 2</w:t>
        </w:r>
        <w:r w:rsidR="00A64045" w:rsidRPr="00B61297">
          <w:rPr>
            <w:rStyle w:val="Hyperlink"/>
            <w:noProof/>
          </w:rPr>
          <w:noBreakHyphen/>
          <w:t>12 Kernel Functions</w:t>
        </w:r>
        <w:r w:rsidR="00A64045">
          <w:rPr>
            <w:noProof/>
            <w:webHidden/>
          </w:rPr>
          <w:tab/>
        </w:r>
        <w:r w:rsidR="00A64045">
          <w:rPr>
            <w:noProof/>
            <w:webHidden/>
          </w:rPr>
          <w:fldChar w:fldCharType="begin"/>
        </w:r>
        <w:r w:rsidR="00A64045">
          <w:rPr>
            <w:noProof/>
            <w:webHidden/>
          </w:rPr>
          <w:instrText xml:space="preserve"> PAGEREF _Toc49247407 \h </w:instrText>
        </w:r>
        <w:r w:rsidR="00A64045">
          <w:rPr>
            <w:noProof/>
            <w:webHidden/>
          </w:rPr>
        </w:r>
        <w:r w:rsidR="00A64045">
          <w:rPr>
            <w:noProof/>
            <w:webHidden/>
          </w:rPr>
          <w:fldChar w:fldCharType="separate"/>
        </w:r>
        <w:r w:rsidR="00A64045">
          <w:rPr>
            <w:noProof/>
            <w:webHidden/>
          </w:rPr>
          <w:t>14</w:t>
        </w:r>
        <w:r w:rsidR="00A64045">
          <w:rPr>
            <w:noProof/>
            <w:webHidden/>
          </w:rPr>
          <w:fldChar w:fldCharType="end"/>
        </w:r>
      </w:hyperlink>
    </w:p>
    <w:p w14:paraId="400565B0" w14:textId="70C9A3C2"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7408" w:history="1">
        <w:r w:rsidR="00A64045" w:rsidRPr="00B61297">
          <w:rPr>
            <w:rStyle w:val="Hyperlink"/>
            <w:noProof/>
          </w:rPr>
          <w:t>Figure 3</w:t>
        </w:r>
        <w:r w:rsidR="00A64045" w:rsidRPr="00B61297">
          <w:rPr>
            <w:rStyle w:val="Hyperlink"/>
            <w:noProof/>
          </w:rPr>
          <w:noBreakHyphen/>
          <w:t>1 Battery Appearance</w:t>
        </w:r>
        <w:r w:rsidR="00A64045">
          <w:rPr>
            <w:noProof/>
            <w:webHidden/>
          </w:rPr>
          <w:tab/>
        </w:r>
        <w:r w:rsidR="00A64045">
          <w:rPr>
            <w:noProof/>
            <w:webHidden/>
          </w:rPr>
          <w:fldChar w:fldCharType="begin"/>
        </w:r>
        <w:r w:rsidR="00A64045">
          <w:rPr>
            <w:noProof/>
            <w:webHidden/>
          </w:rPr>
          <w:instrText xml:space="preserve"> PAGEREF _Toc49247408 \h </w:instrText>
        </w:r>
        <w:r w:rsidR="00A64045">
          <w:rPr>
            <w:noProof/>
            <w:webHidden/>
          </w:rPr>
        </w:r>
        <w:r w:rsidR="00A64045">
          <w:rPr>
            <w:noProof/>
            <w:webHidden/>
          </w:rPr>
          <w:fldChar w:fldCharType="separate"/>
        </w:r>
        <w:r w:rsidR="00A64045">
          <w:rPr>
            <w:noProof/>
            <w:webHidden/>
          </w:rPr>
          <w:t>16</w:t>
        </w:r>
        <w:r w:rsidR="00A64045">
          <w:rPr>
            <w:noProof/>
            <w:webHidden/>
          </w:rPr>
          <w:fldChar w:fldCharType="end"/>
        </w:r>
      </w:hyperlink>
    </w:p>
    <w:p w14:paraId="2A1AE981" w14:textId="2DF3B5AA"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7409" w:history="1">
        <w:r w:rsidR="00A64045" w:rsidRPr="00B61297">
          <w:rPr>
            <w:rStyle w:val="Hyperlink"/>
            <w:noProof/>
          </w:rPr>
          <w:t>Figure 3</w:t>
        </w:r>
        <w:r w:rsidR="00A64045" w:rsidRPr="00B61297">
          <w:rPr>
            <w:rStyle w:val="Hyperlink"/>
            <w:noProof/>
          </w:rPr>
          <w:noBreakHyphen/>
          <w:t>2 Versastat 3F</w:t>
        </w:r>
        <w:r w:rsidR="00A64045">
          <w:rPr>
            <w:noProof/>
            <w:webHidden/>
          </w:rPr>
          <w:tab/>
        </w:r>
        <w:r w:rsidR="00A64045">
          <w:rPr>
            <w:noProof/>
            <w:webHidden/>
          </w:rPr>
          <w:fldChar w:fldCharType="begin"/>
        </w:r>
        <w:r w:rsidR="00A64045">
          <w:rPr>
            <w:noProof/>
            <w:webHidden/>
          </w:rPr>
          <w:instrText xml:space="preserve"> PAGEREF _Toc49247409 \h </w:instrText>
        </w:r>
        <w:r w:rsidR="00A64045">
          <w:rPr>
            <w:noProof/>
            <w:webHidden/>
          </w:rPr>
        </w:r>
        <w:r w:rsidR="00A64045">
          <w:rPr>
            <w:noProof/>
            <w:webHidden/>
          </w:rPr>
          <w:fldChar w:fldCharType="separate"/>
        </w:r>
        <w:r w:rsidR="00A64045">
          <w:rPr>
            <w:noProof/>
            <w:webHidden/>
          </w:rPr>
          <w:t>16</w:t>
        </w:r>
        <w:r w:rsidR="00A64045">
          <w:rPr>
            <w:noProof/>
            <w:webHidden/>
          </w:rPr>
          <w:fldChar w:fldCharType="end"/>
        </w:r>
      </w:hyperlink>
    </w:p>
    <w:p w14:paraId="657CC829" w14:textId="1FF01A76"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7410" w:history="1">
        <w:r w:rsidR="00A64045" w:rsidRPr="00B61297">
          <w:rPr>
            <w:rStyle w:val="Hyperlink"/>
            <w:noProof/>
          </w:rPr>
          <w:t>Figure 3</w:t>
        </w:r>
        <w:r w:rsidR="00A64045" w:rsidRPr="00B61297">
          <w:rPr>
            <w:rStyle w:val="Hyperlink"/>
            <w:noProof/>
          </w:rPr>
          <w:noBreakHyphen/>
          <w:t>3 Two Electrode Connection</w:t>
        </w:r>
        <w:r w:rsidR="00A64045">
          <w:rPr>
            <w:noProof/>
            <w:webHidden/>
          </w:rPr>
          <w:tab/>
        </w:r>
        <w:r w:rsidR="00A64045">
          <w:rPr>
            <w:noProof/>
            <w:webHidden/>
          </w:rPr>
          <w:fldChar w:fldCharType="begin"/>
        </w:r>
        <w:r w:rsidR="00A64045">
          <w:rPr>
            <w:noProof/>
            <w:webHidden/>
          </w:rPr>
          <w:instrText xml:space="preserve"> PAGEREF _Toc49247410 \h </w:instrText>
        </w:r>
        <w:r w:rsidR="00A64045">
          <w:rPr>
            <w:noProof/>
            <w:webHidden/>
          </w:rPr>
        </w:r>
        <w:r w:rsidR="00A64045">
          <w:rPr>
            <w:noProof/>
            <w:webHidden/>
          </w:rPr>
          <w:fldChar w:fldCharType="separate"/>
        </w:r>
        <w:r w:rsidR="00A64045">
          <w:rPr>
            <w:noProof/>
            <w:webHidden/>
          </w:rPr>
          <w:t>17</w:t>
        </w:r>
        <w:r w:rsidR="00A64045">
          <w:rPr>
            <w:noProof/>
            <w:webHidden/>
          </w:rPr>
          <w:fldChar w:fldCharType="end"/>
        </w:r>
      </w:hyperlink>
    </w:p>
    <w:p w14:paraId="7F17C5FA" w14:textId="6AEEEF48"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7411" w:history="1">
        <w:r w:rsidR="00A64045" w:rsidRPr="00B61297">
          <w:rPr>
            <w:rStyle w:val="Hyperlink"/>
            <w:noProof/>
          </w:rPr>
          <w:t>Figure 3</w:t>
        </w:r>
        <w:r w:rsidR="00A64045" w:rsidRPr="00B61297">
          <w:rPr>
            <w:rStyle w:val="Hyperlink"/>
            <w:noProof/>
          </w:rPr>
          <w:noBreakHyphen/>
          <w:t>4 Experiment Properties</w:t>
        </w:r>
        <w:r w:rsidR="00A64045">
          <w:rPr>
            <w:noProof/>
            <w:webHidden/>
          </w:rPr>
          <w:tab/>
        </w:r>
        <w:r w:rsidR="00A64045">
          <w:rPr>
            <w:noProof/>
            <w:webHidden/>
          </w:rPr>
          <w:fldChar w:fldCharType="begin"/>
        </w:r>
        <w:r w:rsidR="00A64045">
          <w:rPr>
            <w:noProof/>
            <w:webHidden/>
          </w:rPr>
          <w:instrText xml:space="preserve"> PAGEREF _Toc49247411 \h </w:instrText>
        </w:r>
        <w:r w:rsidR="00A64045">
          <w:rPr>
            <w:noProof/>
            <w:webHidden/>
          </w:rPr>
        </w:r>
        <w:r w:rsidR="00A64045">
          <w:rPr>
            <w:noProof/>
            <w:webHidden/>
          </w:rPr>
          <w:fldChar w:fldCharType="separate"/>
        </w:r>
        <w:r w:rsidR="00A64045">
          <w:rPr>
            <w:noProof/>
            <w:webHidden/>
          </w:rPr>
          <w:t>17</w:t>
        </w:r>
        <w:r w:rsidR="00A64045">
          <w:rPr>
            <w:noProof/>
            <w:webHidden/>
          </w:rPr>
          <w:fldChar w:fldCharType="end"/>
        </w:r>
      </w:hyperlink>
    </w:p>
    <w:p w14:paraId="4E12F60A" w14:textId="5B97D1C0"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7412" w:history="1">
        <w:r w:rsidR="00A64045" w:rsidRPr="00B61297">
          <w:rPr>
            <w:rStyle w:val="Hyperlink"/>
            <w:noProof/>
          </w:rPr>
          <w:t>Figure 3</w:t>
        </w:r>
        <w:r w:rsidR="00A64045" w:rsidRPr="00B61297">
          <w:rPr>
            <w:rStyle w:val="Hyperlink"/>
            <w:noProof/>
          </w:rPr>
          <w:noBreakHyphen/>
          <w:t>5 Impedance Data</w:t>
        </w:r>
        <w:r w:rsidR="00A64045">
          <w:rPr>
            <w:noProof/>
            <w:webHidden/>
          </w:rPr>
          <w:tab/>
        </w:r>
        <w:r w:rsidR="00A64045">
          <w:rPr>
            <w:noProof/>
            <w:webHidden/>
          </w:rPr>
          <w:fldChar w:fldCharType="begin"/>
        </w:r>
        <w:r w:rsidR="00A64045">
          <w:rPr>
            <w:noProof/>
            <w:webHidden/>
          </w:rPr>
          <w:instrText xml:space="preserve"> PAGEREF _Toc49247412 \h </w:instrText>
        </w:r>
        <w:r w:rsidR="00A64045">
          <w:rPr>
            <w:noProof/>
            <w:webHidden/>
          </w:rPr>
        </w:r>
        <w:r w:rsidR="00A64045">
          <w:rPr>
            <w:noProof/>
            <w:webHidden/>
          </w:rPr>
          <w:fldChar w:fldCharType="separate"/>
        </w:r>
        <w:r w:rsidR="00A64045">
          <w:rPr>
            <w:noProof/>
            <w:webHidden/>
          </w:rPr>
          <w:t>18</w:t>
        </w:r>
        <w:r w:rsidR="00A64045">
          <w:rPr>
            <w:noProof/>
            <w:webHidden/>
          </w:rPr>
          <w:fldChar w:fldCharType="end"/>
        </w:r>
      </w:hyperlink>
    </w:p>
    <w:p w14:paraId="4875BEF7" w14:textId="7F1886F1"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7413" w:history="1">
        <w:r w:rsidR="00A64045" w:rsidRPr="00B61297">
          <w:rPr>
            <w:rStyle w:val="Hyperlink"/>
            <w:noProof/>
          </w:rPr>
          <w:t>Figure 3</w:t>
        </w:r>
        <w:r w:rsidR="00A64045" w:rsidRPr="00B61297">
          <w:rPr>
            <w:rStyle w:val="Hyperlink"/>
            <w:noProof/>
          </w:rPr>
          <w:noBreakHyphen/>
          <w:t>6 Nyquist diagram</w:t>
        </w:r>
        <w:r w:rsidR="00A64045">
          <w:rPr>
            <w:noProof/>
            <w:webHidden/>
          </w:rPr>
          <w:tab/>
        </w:r>
        <w:r w:rsidR="00A64045">
          <w:rPr>
            <w:noProof/>
            <w:webHidden/>
          </w:rPr>
          <w:fldChar w:fldCharType="begin"/>
        </w:r>
        <w:r w:rsidR="00A64045">
          <w:rPr>
            <w:noProof/>
            <w:webHidden/>
          </w:rPr>
          <w:instrText xml:space="preserve"> PAGEREF _Toc49247413 \h </w:instrText>
        </w:r>
        <w:r w:rsidR="00A64045">
          <w:rPr>
            <w:noProof/>
            <w:webHidden/>
          </w:rPr>
        </w:r>
        <w:r w:rsidR="00A64045">
          <w:rPr>
            <w:noProof/>
            <w:webHidden/>
          </w:rPr>
          <w:fldChar w:fldCharType="separate"/>
        </w:r>
        <w:r w:rsidR="00A64045">
          <w:rPr>
            <w:noProof/>
            <w:webHidden/>
          </w:rPr>
          <w:t>18</w:t>
        </w:r>
        <w:r w:rsidR="00A64045">
          <w:rPr>
            <w:noProof/>
            <w:webHidden/>
          </w:rPr>
          <w:fldChar w:fldCharType="end"/>
        </w:r>
      </w:hyperlink>
    </w:p>
    <w:p w14:paraId="682BE1B2" w14:textId="71568F34"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7414" w:history="1">
        <w:r w:rsidR="00A64045" w:rsidRPr="00B61297">
          <w:rPr>
            <w:rStyle w:val="Hyperlink"/>
            <w:noProof/>
          </w:rPr>
          <w:t>Figure 3</w:t>
        </w:r>
        <w:r w:rsidR="00A64045" w:rsidRPr="00B61297">
          <w:rPr>
            <w:rStyle w:val="Hyperlink"/>
            <w:noProof/>
          </w:rPr>
          <w:noBreakHyphen/>
          <w:t>7 Experimental Procedure</w:t>
        </w:r>
        <w:r w:rsidR="00A64045">
          <w:rPr>
            <w:noProof/>
            <w:webHidden/>
          </w:rPr>
          <w:tab/>
        </w:r>
        <w:r w:rsidR="00A64045">
          <w:rPr>
            <w:noProof/>
            <w:webHidden/>
          </w:rPr>
          <w:fldChar w:fldCharType="begin"/>
        </w:r>
        <w:r w:rsidR="00A64045">
          <w:rPr>
            <w:noProof/>
            <w:webHidden/>
          </w:rPr>
          <w:instrText xml:space="preserve"> PAGEREF _Toc49247414 \h </w:instrText>
        </w:r>
        <w:r w:rsidR="00A64045">
          <w:rPr>
            <w:noProof/>
            <w:webHidden/>
          </w:rPr>
        </w:r>
        <w:r w:rsidR="00A64045">
          <w:rPr>
            <w:noProof/>
            <w:webHidden/>
          </w:rPr>
          <w:fldChar w:fldCharType="separate"/>
        </w:r>
        <w:r w:rsidR="00A64045">
          <w:rPr>
            <w:noProof/>
            <w:webHidden/>
          </w:rPr>
          <w:t>19</w:t>
        </w:r>
        <w:r w:rsidR="00A64045">
          <w:rPr>
            <w:noProof/>
            <w:webHidden/>
          </w:rPr>
          <w:fldChar w:fldCharType="end"/>
        </w:r>
      </w:hyperlink>
    </w:p>
    <w:p w14:paraId="767E4CF1" w14:textId="705657E9"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7415" w:history="1">
        <w:r w:rsidR="00A64045" w:rsidRPr="00B61297">
          <w:rPr>
            <w:rStyle w:val="Hyperlink"/>
            <w:noProof/>
          </w:rPr>
          <w:t>Figure 3</w:t>
        </w:r>
        <w:r w:rsidR="00A64045" w:rsidRPr="00B61297">
          <w:rPr>
            <w:rStyle w:val="Hyperlink"/>
            <w:noProof/>
          </w:rPr>
          <w:noBreakHyphen/>
          <w:t>8 Smoothed Data Curve</w:t>
        </w:r>
        <w:r w:rsidR="00A64045">
          <w:rPr>
            <w:noProof/>
            <w:webHidden/>
          </w:rPr>
          <w:tab/>
        </w:r>
        <w:r w:rsidR="00A64045">
          <w:rPr>
            <w:noProof/>
            <w:webHidden/>
          </w:rPr>
          <w:fldChar w:fldCharType="begin"/>
        </w:r>
        <w:r w:rsidR="00A64045">
          <w:rPr>
            <w:noProof/>
            <w:webHidden/>
          </w:rPr>
          <w:instrText xml:space="preserve"> PAGEREF _Toc49247415 \h </w:instrText>
        </w:r>
        <w:r w:rsidR="00A64045">
          <w:rPr>
            <w:noProof/>
            <w:webHidden/>
          </w:rPr>
        </w:r>
        <w:r w:rsidR="00A64045">
          <w:rPr>
            <w:noProof/>
            <w:webHidden/>
          </w:rPr>
          <w:fldChar w:fldCharType="separate"/>
        </w:r>
        <w:r w:rsidR="00A64045">
          <w:rPr>
            <w:noProof/>
            <w:webHidden/>
          </w:rPr>
          <w:t>20</w:t>
        </w:r>
        <w:r w:rsidR="00A64045">
          <w:rPr>
            <w:noProof/>
            <w:webHidden/>
          </w:rPr>
          <w:fldChar w:fldCharType="end"/>
        </w:r>
      </w:hyperlink>
    </w:p>
    <w:p w14:paraId="665AAD3D" w14:textId="729A07FE"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7416" w:history="1">
        <w:r w:rsidR="00A64045" w:rsidRPr="00B61297">
          <w:rPr>
            <w:rStyle w:val="Hyperlink"/>
            <w:noProof/>
          </w:rPr>
          <w:t>Figure 3</w:t>
        </w:r>
        <w:r w:rsidR="00A64045" w:rsidRPr="00B61297">
          <w:rPr>
            <w:rStyle w:val="Hyperlink"/>
            <w:noProof/>
          </w:rPr>
          <w:noBreakHyphen/>
          <w:t>9 Equivalent Circuit Model</w:t>
        </w:r>
        <w:r w:rsidR="00A64045">
          <w:rPr>
            <w:noProof/>
            <w:webHidden/>
          </w:rPr>
          <w:tab/>
        </w:r>
        <w:r w:rsidR="00A64045">
          <w:rPr>
            <w:noProof/>
            <w:webHidden/>
          </w:rPr>
          <w:fldChar w:fldCharType="begin"/>
        </w:r>
        <w:r w:rsidR="00A64045">
          <w:rPr>
            <w:noProof/>
            <w:webHidden/>
          </w:rPr>
          <w:instrText xml:space="preserve"> PAGEREF _Toc49247416 \h </w:instrText>
        </w:r>
        <w:r w:rsidR="00A64045">
          <w:rPr>
            <w:noProof/>
            <w:webHidden/>
          </w:rPr>
        </w:r>
        <w:r w:rsidR="00A64045">
          <w:rPr>
            <w:noProof/>
            <w:webHidden/>
          </w:rPr>
          <w:fldChar w:fldCharType="separate"/>
        </w:r>
        <w:r w:rsidR="00A64045">
          <w:rPr>
            <w:noProof/>
            <w:webHidden/>
          </w:rPr>
          <w:t>21</w:t>
        </w:r>
        <w:r w:rsidR="00A64045">
          <w:rPr>
            <w:noProof/>
            <w:webHidden/>
          </w:rPr>
          <w:fldChar w:fldCharType="end"/>
        </w:r>
      </w:hyperlink>
    </w:p>
    <w:p w14:paraId="3FB4E862" w14:textId="395FAECE"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7417" w:history="1">
        <w:r w:rsidR="00A64045" w:rsidRPr="00B61297">
          <w:rPr>
            <w:rStyle w:val="Hyperlink"/>
            <w:noProof/>
          </w:rPr>
          <w:t>Figure 3</w:t>
        </w:r>
        <w:r w:rsidR="00A64045" w:rsidRPr="00B61297">
          <w:rPr>
            <w:rStyle w:val="Hyperlink"/>
            <w:noProof/>
          </w:rPr>
          <w:noBreakHyphen/>
          <w:t>10 Sample Fitting Results</w:t>
        </w:r>
        <w:r w:rsidR="00A64045">
          <w:rPr>
            <w:noProof/>
            <w:webHidden/>
          </w:rPr>
          <w:tab/>
        </w:r>
        <w:r w:rsidR="00A64045">
          <w:rPr>
            <w:noProof/>
            <w:webHidden/>
          </w:rPr>
          <w:fldChar w:fldCharType="begin"/>
        </w:r>
        <w:r w:rsidR="00A64045">
          <w:rPr>
            <w:noProof/>
            <w:webHidden/>
          </w:rPr>
          <w:instrText xml:space="preserve"> PAGEREF _Toc49247417 \h </w:instrText>
        </w:r>
        <w:r w:rsidR="00A64045">
          <w:rPr>
            <w:noProof/>
            <w:webHidden/>
          </w:rPr>
        </w:r>
        <w:r w:rsidR="00A64045">
          <w:rPr>
            <w:noProof/>
            <w:webHidden/>
          </w:rPr>
          <w:fldChar w:fldCharType="separate"/>
        </w:r>
        <w:r w:rsidR="00A64045">
          <w:rPr>
            <w:noProof/>
            <w:webHidden/>
          </w:rPr>
          <w:t>22</w:t>
        </w:r>
        <w:r w:rsidR="00A64045">
          <w:rPr>
            <w:noProof/>
            <w:webHidden/>
          </w:rPr>
          <w:fldChar w:fldCharType="end"/>
        </w:r>
      </w:hyperlink>
    </w:p>
    <w:p w14:paraId="1A43CEAC" w14:textId="4BF25B13"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7418" w:history="1">
        <w:r w:rsidR="00A64045" w:rsidRPr="00B61297">
          <w:rPr>
            <w:rStyle w:val="Hyperlink"/>
            <w:noProof/>
          </w:rPr>
          <w:t>Figure 3</w:t>
        </w:r>
        <w:r w:rsidR="00A64045" w:rsidRPr="00B61297">
          <w:rPr>
            <w:rStyle w:val="Hyperlink"/>
            <w:noProof/>
          </w:rPr>
          <w:noBreakHyphen/>
          <w:t>11 Training Data</w:t>
        </w:r>
        <w:r w:rsidR="00A64045">
          <w:rPr>
            <w:noProof/>
            <w:webHidden/>
          </w:rPr>
          <w:tab/>
        </w:r>
        <w:r w:rsidR="00A64045">
          <w:rPr>
            <w:noProof/>
            <w:webHidden/>
          </w:rPr>
          <w:fldChar w:fldCharType="begin"/>
        </w:r>
        <w:r w:rsidR="00A64045">
          <w:rPr>
            <w:noProof/>
            <w:webHidden/>
          </w:rPr>
          <w:instrText xml:space="preserve"> PAGEREF _Toc49247418 \h </w:instrText>
        </w:r>
        <w:r w:rsidR="00A64045">
          <w:rPr>
            <w:noProof/>
            <w:webHidden/>
          </w:rPr>
        </w:r>
        <w:r w:rsidR="00A64045">
          <w:rPr>
            <w:noProof/>
            <w:webHidden/>
          </w:rPr>
          <w:fldChar w:fldCharType="separate"/>
        </w:r>
        <w:r w:rsidR="00A64045">
          <w:rPr>
            <w:noProof/>
            <w:webHidden/>
          </w:rPr>
          <w:t>23</w:t>
        </w:r>
        <w:r w:rsidR="00A64045">
          <w:rPr>
            <w:noProof/>
            <w:webHidden/>
          </w:rPr>
          <w:fldChar w:fldCharType="end"/>
        </w:r>
      </w:hyperlink>
    </w:p>
    <w:p w14:paraId="365C5282" w14:textId="1E0F62B9"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7419" w:history="1">
        <w:r w:rsidR="00A64045" w:rsidRPr="00B61297">
          <w:rPr>
            <w:rStyle w:val="Hyperlink"/>
            <w:noProof/>
          </w:rPr>
          <w:t>Figure 4</w:t>
        </w:r>
        <w:r w:rsidR="00A64045" w:rsidRPr="00B61297">
          <w:rPr>
            <w:rStyle w:val="Hyperlink"/>
            <w:noProof/>
          </w:rPr>
          <w:noBreakHyphen/>
          <w:t>1 Fitting Results after the 1st Cycle</w:t>
        </w:r>
        <w:r w:rsidR="00A64045">
          <w:rPr>
            <w:noProof/>
            <w:webHidden/>
          </w:rPr>
          <w:tab/>
        </w:r>
        <w:r w:rsidR="00A64045">
          <w:rPr>
            <w:noProof/>
            <w:webHidden/>
          </w:rPr>
          <w:fldChar w:fldCharType="begin"/>
        </w:r>
        <w:r w:rsidR="00A64045">
          <w:rPr>
            <w:noProof/>
            <w:webHidden/>
          </w:rPr>
          <w:instrText xml:space="preserve"> PAGEREF _Toc49247419 \h </w:instrText>
        </w:r>
        <w:r w:rsidR="00A64045">
          <w:rPr>
            <w:noProof/>
            <w:webHidden/>
          </w:rPr>
        </w:r>
        <w:r w:rsidR="00A64045">
          <w:rPr>
            <w:noProof/>
            <w:webHidden/>
          </w:rPr>
          <w:fldChar w:fldCharType="separate"/>
        </w:r>
        <w:r w:rsidR="00A64045">
          <w:rPr>
            <w:noProof/>
            <w:webHidden/>
          </w:rPr>
          <w:t>24</w:t>
        </w:r>
        <w:r w:rsidR="00A64045">
          <w:rPr>
            <w:noProof/>
            <w:webHidden/>
          </w:rPr>
          <w:fldChar w:fldCharType="end"/>
        </w:r>
      </w:hyperlink>
    </w:p>
    <w:p w14:paraId="0ED61DA5" w14:textId="40B95D6D"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7420" w:history="1">
        <w:r w:rsidR="00A64045" w:rsidRPr="00B61297">
          <w:rPr>
            <w:rStyle w:val="Hyperlink"/>
            <w:noProof/>
          </w:rPr>
          <w:t>Figure 4</w:t>
        </w:r>
        <w:r w:rsidR="00A64045" w:rsidRPr="00B61297">
          <w:rPr>
            <w:rStyle w:val="Hyperlink"/>
            <w:noProof/>
          </w:rPr>
          <w:noBreakHyphen/>
          <w:t>2 Fitting Results after the 30th Cycle</w:t>
        </w:r>
        <w:r w:rsidR="00A64045">
          <w:rPr>
            <w:noProof/>
            <w:webHidden/>
          </w:rPr>
          <w:tab/>
        </w:r>
        <w:r w:rsidR="00A64045">
          <w:rPr>
            <w:noProof/>
            <w:webHidden/>
          </w:rPr>
          <w:fldChar w:fldCharType="begin"/>
        </w:r>
        <w:r w:rsidR="00A64045">
          <w:rPr>
            <w:noProof/>
            <w:webHidden/>
          </w:rPr>
          <w:instrText xml:space="preserve"> PAGEREF _Toc49247420 \h </w:instrText>
        </w:r>
        <w:r w:rsidR="00A64045">
          <w:rPr>
            <w:noProof/>
            <w:webHidden/>
          </w:rPr>
        </w:r>
        <w:r w:rsidR="00A64045">
          <w:rPr>
            <w:noProof/>
            <w:webHidden/>
          </w:rPr>
          <w:fldChar w:fldCharType="separate"/>
        </w:r>
        <w:r w:rsidR="00A64045">
          <w:rPr>
            <w:noProof/>
            <w:webHidden/>
          </w:rPr>
          <w:t>25</w:t>
        </w:r>
        <w:r w:rsidR="00A64045">
          <w:rPr>
            <w:noProof/>
            <w:webHidden/>
          </w:rPr>
          <w:fldChar w:fldCharType="end"/>
        </w:r>
      </w:hyperlink>
    </w:p>
    <w:p w14:paraId="473C034E" w14:textId="1218AB8A"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7421" w:history="1">
        <w:r w:rsidR="00A64045" w:rsidRPr="00B61297">
          <w:rPr>
            <w:rStyle w:val="Hyperlink"/>
            <w:noProof/>
          </w:rPr>
          <w:t>Figure 4</w:t>
        </w:r>
        <w:r w:rsidR="00A64045" w:rsidRPr="00B61297">
          <w:rPr>
            <w:rStyle w:val="Hyperlink"/>
            <w:noProof/>
          </w:rPr>
          <w:noBreakHyphen/>
          <w:t>3 Capacity vs Cycle number</w:t>
        </w:r>
        <w:r w:rsidR="00A64045">
          <w:rPr>
            <w:noProof/>
            <w:webHidden/>
          </w:rPr>
          <w:tab/>
        </w:r>
        <w:r w:rsidR="00A64045">
          <w:rPr>
            <w:noProof/>
            <w:webHidden/>
          </w:rPr>
          <w:fldChar w:fldCharType="begin"/>
        </w:r>
        <w:r w:rsidR="00A64045">
          <w:rPr>
            <w:noProof/>
            <w:webHidden/>
          </w:rPr>
          <w:instrText xml:space="preserve"> PAGEREF _Toc49247421 \h </w:instrText>
        </w:r>
        <w:r w:rsidR="00A64045">
          <w:rPr>
            <w:noProof/>
            <w:webHidden/>
          </w:rPr>
        </w:r>
        <w:r w:rsidR="00A64045">
          <w:rPr>
            <w:noProof/>
            <w:webHidden/>
          </w:rPr>
          <w:fldChar w:fldCharType="separate"/>
        </w:r>
        <w:r w:rsidR="00A64045">
          <w:rPr>
            <w:noProof/>
            <w:webHidden/>
          </w:rPr>
          <w:t>26</w:t>
        </w:r>
        <w:r w:rsidR="00A64045">
          <w:rPr>
            <w:noProof/>
            <w:webHidden/>
          </w:rPr>
          <w:fldChar w:fldCharType="end"/>
        </w:r>
      </w:hyperlink>
    </w:p>
    <w:p w14:paraId="6457A24C" w14:textId="72E7F9E7"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7422" w:history="1">
        <w:r w:rsidR="00A64045" w:rsidRPr="00B61297">
          <w:rPr>
            <w:rStyle w:val="Hyperlink"/>
            <w:noProof/>
          </w:rPr>
          <w:t>Figure 4</w:t>
        </w:r>
        <w:r w:rsidR="00A64045" w:rsidRPr="00B61297">
          <w:rPr>
            <w:rStyle w:val="Hyperlink"/>
            <w:noProof/>
          </w:rPr>
          <w:noBreakHyphen/>
          <w:t>4 Nyquist Diagram of the 1st Cycle and the 30th Cycle</w:t>
        </w:r>
        <w:r w:rsidR="00A64045">
          <w:rPr>
            <w:noProof/>
            <w:webHidden/>
          </w:rPr>
          <w:tab/>
        </w:r>
        <w:r w:rsidR="00A64045">
          <w:rPr>
            <w:noProof/>
            <w:webHidden/>
          </w:rPr>
          <w:fldChar w:fldCharType="begin"/>
        </w:r>
        <w:r w:rsidR="00A64045">
          <w:rPr>
            <w:noProof/>
            <w:webHidden/>
          </w:rPr>
          <w:instrText xml:space="preserve"> PAGEREF _Toc49247422 \h </w:instrText>
        </w:r>
        <w:r w:rsidR="00A64045">
          <w:rPr>
            <w:noProof/>
            <w:webHidden/>
          </w:rPr>
        </w:r>
        <w:r w:rsidR="00A64045">
          <w:rPr>
            <w:noProof/>
            <w:webHidden/>
          </w:rPr>
          <w:fldChar w:fldCharType="separate"/>
        </w:r>
        <w:r w:rsidR="00A64045">
          <w:rPr>
            <w:noProof/>
            <w:webHidden/>
          </w:rPr>
          <w:t>27</w:t>
        </w:r>
        <w:r w:rsidR="00A64045">
          <w:rPr>
            <w:noProof/>
            <w:webHidden/>
          </w:rPr>
          <w:fldChar w:fldCharType="end"/>
        </w:r>
      </w:hyperlink>
    </w:p>
    <w:p w14:paraId="10FA2B15" w14:textId="6C437723"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7423" w:history="1">
        <w:r w:rsidR="00A64045" w:rsidRPr="00B61297">
          <w:rPr>
            <w:rStyle w:val="Hyperlink"/>
            <w:noProof/>
          </w:rPr>
          <w:t>Figure 4</w:t>
        </w:r>
        <w:r w:rsidR="00A64045" w:rsidRPr="00B61297">
          <w:rPr>
            <w:rStyle w:val="Hyperlink"/>
            <w:noProof/>
          </w:rPr>
          <w:noBreakHyphen/>
          <w:t>5 Changes of Each Resistor (1</w:t>
        </w:r>
        <w:r w:rsidR="00A64045" w:rsidRPr="00B61297">
          <w:rPr>
            <w:rStyle w:val="Hyperlink"/>
            <w:noProof/>
            <w:vertAlign w:val="superscript"/>
          </w:rPr>
          <w:t>st</w:t>
        </w:r>
        <w:r w:rsidR="00A64045" w:rsidRPr="00B61297">
          <w:rPr>
            <w:rStyle w:val="Hyperlink"/>
            <w:noProof/>
          </w:rPr>
          <w:t xml:space="preserve"> vs 30</w:t>
        </w:r>
        <w:r w:rsidR="00A64045" w:rsidRPr="00B61297">
          <w:rPr>
            <w:rStyle w:val="Hyperlink"/>
            <w:noProof/>
            <w:vertAlign w:val="superscript"/>
          </w:rPr>
          <w:t>th</w:t>
        </w:r>
        <w:r w:rsidR="00A64045" w:rsidRPr="00B61297">
          <w:rPr>
            <w:rStyle w:val="Hyperlink"/>
            <w:noProof/>
          </w:rPr>
          <w:t>)</w:t>
        </w:r>
        <w:r w:rsidR="00A64045">
          <w:rPr>
            <w:noProof/>
            <w:webHidden/>
          </w:rPr>
          <w:tab/>
        </w:r>
        <w:r w:rsidR="00A64045">
          <w:rPr>
            <w:noProof/>
            <w:webHidden/>
          </w:rPr>
          <w:fldChar w:fldCharType="begin"/>
        </w:r>
        <w:r w:rsidR="00A64045">
          <w:rPr>
            <w:noProof/>
            <w:webHidden/>
          </w:rPr>
          <w:instrText xml:space="preserve"> PAGEREF _Toc49247423 \h </w:instrText>
        </w:r>
        <w:r w:rsidR="00A64045">
          <w:rPr>
            <w:noProof/>
            <w:webHidden/>
          </w:rPr>
        </w:r>
        <w:r w:rsidR="00A64045">
          <w:rPr>
            <w:noProof/>
            <w:webHidden/>
          </w:rPr>
          <w:fldChar w:fldCharType="separate"/>
        </w:r>
        <w:r w:rsidR="00A64045">
          <w:rPr>
            <w:noProof/>
            <w:webHidden/>
          </w:rPr>
          <w:t>28</w:t>
        </w:r>
        <w:r w:rsidR="00A64045">
          <w:rPr>
            <w:noProof/>
            <w:webHidden/>
          </w:rPr>
          <w:fldChar w:fldCharType="end"/>
        </w:r>
      </w:hyperlink>
    </w:p>
    <w:p w14:paraId="68538690" w14:textId="0483BC72"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7424" w:history="1">
        <w:r w:rsidR="00A64045" w:rsidRPr="00B61297">
          <w:rPr>
            <w:rStyle w:val="Hyperlink"/>
            <w:noProof/>
          </w:rPr>
          <w:t>Figure 4</w:t>
        </w:r>
        <w:r w:rsidR="00A64045" w:rsidRPr="00B61297">
          <w:rPr>
            <w:rStyle w:val="Hyperlink"/>
            <w:noProof/>
          </w:rPr>
          <w:noBreakHyphen/>
          <w:t>6 Nyquist Diagram of the 30th Cycle and the 50th Cycle</w:t>
        </w:r>
        <w:r w:rsidR="00A64045">
          <w:rPr>
            <w:noProof/>
            <w:webHidden/>
          </w:rPr>
          <w:tab/>
        </w:r>
        <w:r w:rsidR="00A64045">
          <w:rPr>
            <w:noProof/>
            <w:webHidden/>
          </w:rPr>
          <w:fldChar w:fldCharType="begin"/>
        </w:r>
        <w:r w:rsidR="00A64045">
          <w:rPr>
            <w:noProof/>
            <w:webHidden/>
          </w:rPr>
          <w:instrText xml:space="preserve"> PAGEREF _Toc49247424 \h </w:instrText>
        </w:r>
        <w:r w:rsidR="00A64045">
          <w:rPr>
            <w:noProof/>
            <w:webHidden/>
          </w:rPr>
        </w:r>
        <w:r w:rsidR="00A64045">
          <w:rPr>
            <w:noProof/>
            <w:webHidden/>
          </w:rPr>
          <w:fldChar w:fldCharType="separate"/>
        </w:r>
        <w:r w:rsidR="00A64045">
          <w:rPr>
            <w:noProof/>
            <w:webHidden/>
          </w:rPr>
          <w:t>28</w:t>
        </w:r>
        <w:r w:rsidR="00A64045">
          <w:rPr>
            <w:noProof/>
            <w:webHidden/>
          </w:rPr>
          <w:fldChar w:fldCharType="end"/>
        </w:r>
      </w:hyperlink>
    </w:p>
    <w:p w14:paraId="675E3C85" w14:textId="1063FC80"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7425" w:history="1">
        <w:r w:rsidR="00A64045" w:rsidRPr="00B61297">
          <w:rPr>
            <w:rStyle w:val="Hyperlink"/>
            <w:noProof/>
          </w:rPr>
          <w:t>Figure 4</w:t>
        </w:r>
        <w:r w:rsidR="00A64045" w:rsidRPr="00B61297">
          <w:rPr>
            <w:rStyle w:val="Hyperlink"/>
            <w:noProof/>
          </w:rPr>
          <w:noBreakHyphen/>
          <w:t>7 Changes of Each Resistor (30th vs 50th)</w:t>
        </w:r>
        <w:r w:rsidR="00A64045">
          <w:rPr>
            <w:noProof/>
            <w:webHidden/>
          </w:rPr>
          <w:tab/>
        </w:r>
        <w:r w:rsidR="00A64045">
          <w:rPr>
            <w:noProof/>
            <w:webHidden/>
          </w:rPr>
          <w:fldChar w:fldCharType="begin"/>
        </w:r>
        <w:r w:rsidR="00A64045">
          <w:rPr>
            <w:noProof/>
            <w:webHidden/>
          </w:rPr>
          <w:instrText xml:space="preserve"> PAGEREF _Toc49247425 \h </w:instrText>
        </w:r>
        <w:r w:rsidR="00A64045">
          <w:rPr>
            <w:noProof/>
            <w:webHidden/>
          </w:rPr>
        </w:r>
        <w:r w:rsidR="00A64045">
          <w:rPr>
            <w:noProof/>
            <w:webHidden/>
          </w:rPr>
          <w:fldChar w:fldCharType="separate"/>
        </w:r>
        <w:r w:rsidR="00A64045">
          <w:rPr>
            <w:noProof/>
            <w:webHidden/>
          </w:rPr>
          <w:t>29</w:t>
        </w:r>
        <w:r w:rsidR="00A64045">
          <w:rPr>
            <w:noProof/>
            <w:webHidden/>
          </w:rPr>
          <w:fldChar w:fldCharType="end"/>
        </w:r>
      </w:hyperlink>
    </w:p>
    <w:p w14:paraId="25449DF9" w14:textId="74A1C23C"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7426" w:history="1">
        <w:r w:rsidR="00A64045" w:rsidRPr="00B61297">
          <w:rPr>
            <w:rStyle w:val="Hyperlink"/>
            <w:noProof/>
          </w:rPr>
          <w:t>Figure 4</w:t>
        </w:r>
        <w:r w:rsidR="00A64045" w:rsidRPr="00B61297">
          <w:rPr>
            <w:rStyle w:val="Hyperlink"/>
            <w:noProof/>
          </w:rPr>
          <w:noBreakHyphen/>
          <w:t>8 3 Stages of Battery Corrosion</w:t>
        </w:r>
        <w:r w:rsidR="00A64045">
          <w:rPr>
            <w:noProof/>
            <w:webHidden/>
          </w:rPr>
          <w:tab/>
        </w:r>
        <w:r w:rsidR="00A64045">
          <w:rPr>
            <w:noProof/>
            <w:webHidden/>
          </w:rPr>
          <w:fldChar w:fldCharType="begin"/>
        </w:r>
        <w:r w:rsidR="00A64045">
          <w:rPr>
            <w:noProof/>
            <w:webHidden/>
          </w:rPr>
          <w:instrText xml:space="preserve"> PAGEREF _Toc49247426 \h </w:instrText>
        </w:r>
        <w:r w:rsidR="00A64045">
          <w:rPr>
            <w:noProof/>
            <w:webHidden/>
          </w:rPr>
        </w:r>
        <w:r w:rsidR="00A64045">
          <w:rPr>
            <w:noProof/>
            <w:webHidden/>
          </w:rPr>
          <w:fldChar w:fldCharType="separate"/>
        </w:r>
        <w:r w:rsidR="00A64045">
          <w:rPr>
            <w:noProof/>
            <w:webHidden/>
          </w:rPr>
          <w:t>29</w:t>
        </w:r>
        <w:r w:rsidR="00A64045">
          <w:rPr>
            <w:noProof/>
            <w:webHidden/>
          </w:rPr>
          <w:fldChar w:fldCharType="end"/>
        </w:r>
      </w:hyperlink>
    </w:p>
    <w:p w14:paraId="546D2343" w14:textId="4083D473"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7427" w:history="1">
        <w:r w:rsidR="00A64045" w:rsidRPr="00B61297">
          <w:rPr>
            <w:rStyle w:val="Hyperlink"/>
            <w:noProof/>
          </w:rPr>
          <w:t>Figure 4</w:t>
        </w:r>
        <w:r w:rsidR="00A64045" w:rsidRPr="00B61297">
          <w:rPr>
            <w:rStyle w:val="Hyperlink"/>
            <w:noProof/>
          </w:rPr>
          <w:noBreakHyphen/>
          <w:t>9 Nyquist Diagram of Multiple Experiments After the 1st Cycle</w:t>
        </w:r>
        <w:r w:rsidR="00A64045">
          <w:rPr>
            <w:noProof/>
            <w:webHidden/>
          </w:rPr>
          <w:tab/>
        </w:r>
        <w:r w:rsidR="00A64045">
          <w:rPr>
            <w:noProof/>
            <w:webHidden/>
          </w:rPr>
          <w:fldChar w:fldCharType="begin"/>
        </w:r>
        <w:r w:rsidR="00A64045">
          <w:rPr>
            <w:noProof/>
            <w:webHidden/>
          </w:rPr>
          <w:instrText xml:space="preserve"> PAGEREF _Toc49247427 \h </w:instrText>
        </w:r>
        <w:r w:rsidR="00A64045">
          <w:rPr>
            <w:noProof/>
            <w:webHidden/>
          </w:rPr>
        </w:r>
        <w:r w:rsidR="00A64045">
          <w:rPr>
            <w:noProof/>
            <w:webHidden/>
          </w:rPr>
          <w:fldChar w:fldCharType="separate"/>
        </w:r>
        <w:r w:rsidR="00A64045">
          <w:rPr>
            <w:noProof/>
            <w:webHidden/>
          </w:rPr>
          <w:t>31</w:t>
        </w:r>
        <w:r w:rsidR="00A64045">
          <w:rPr>
            <w:noProof/>
            <w:webHidden/>
          </w:rPr>
          <w:fldChar w:fldCharType="end"/>
        </w:r>
      </w:hyperlink>
    </w:p>
    <w:p w14:paraId="79EE97F4" w14:textId="798474B2"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7428" w:history="1">
        <w:r w:rsidR="00A64045" w:rsidRPr="00B61297">
          <w:rPr>
            <w:rStyle w:val="Hyperlink"/>
            <w:noProof/>
          </w:rPr>
          <w:t>Figure 4</w:t>
        </w:r>
        <w:r w:rsidR="00A64045" w:rsidRPr="00B61297">
          <w:rPr>
            <w:rStyle w:val="Hyperlink"/>
            <w:noProof/>
          </w:rPr>
          <w:noBreakHyphen/>
          <w:t>10 Changes of Rct</w:t>
        </w:r>
        <w:r w:rsidR="00A64045">
          <w:rPr>
            <w:noProof/>
            <w:webHidden/>
          </w:rPr>
          <w:tab/>
        </w:r>
        <w:r w:rsidR="00A64045">
          <w:rPr>
            <w:noProof/>
            <w:webHidden/>
          </w:rPr>
          <w:fldChar w:fldCharType="begin"/>
        </w:r>
        <w:r w:rsidR="00A64045">
          <w:rPr>
            <w:noProof/>
            <w:webHidden/>
          </w:rPr>
          <w:instrText xml:space="preserve"> PAGEREF _Toc49247428 \h </w:instrText>
        </w:r>
        <w:r w:rsidR="00A64045">
          <w:rPr>
            <w:noProof/>
            <w:webHidden/>
          </w:rPr>
        </w:r>
        <w:r w:rsidR="00A64045">
          <w:rPr>
            <w:noProof/>
            <w:webHidden/>
          </w:rPr>
          <w:fldChar w:fldCharType="separate"/>
        </w:r>
        <w:r w:rsidR="00A64045">
          <w:rPr>
            <w:noProof/>
            <w:webHidden/>
          </w:rPr>
          <w:t>31</w:t>
        </w:r>
        <w:r w:rsidR="00A64045">
          <w:rPr>
            <w:noProof/>
            <w:webHidden/>
          </w:rPr>
          <w:fldChar w:fldCharType="end"/>
        </w:r>
      </w:hyperlink>
    </w:p>
    <w:p w14:paraId="51486AF1" w14:textId="1197175D"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7429" w:history="1">
        <w:r w:rsidR="00A64045" w:rsidRPr="00B61297">
          <w:rPr>
            <w:rStyle w:val="Hyperlink"/>
            <w:noProof/>
          </w:rPr>
          <w:t>Figure 4</w:t>
        </w:r>
        <w:r w:rsidR="00A64045" w:rsidRPr="00B61297">
          <w:rPr>
            <w:rStyle w:val="Hyperlink"/>
            <w:noProof/>
          </w:rPr>
          <w:noBreakHyphen/>
          <w:t>11 R0 vs R1 Before Training</w:t>
        </w:r>
        <w:r w:rsidR="00A64045">
          <w:rPr>
            <w:noProof/>
            <w:webHidden/>
          </w:rPr>
          <w:tab/>
        </w:r>
        <w:r w:rsidR="00A64045">
          <w:rPr>
            <w:noProof/>
            <w:webHidden/>
          </w:rPr>
          <w:fldChar w:fldCharType="begin"/>
        </w:r>
        <w:r w:rsidR="00A64045">
          <w:rPr>
            <w:noProof/>
            <w:webHidden/>
          </w:rPr>
          <w:instrText xml:space="preserve"> PAGEREF _Toc49247429 \h </w:instrText>
        </w:r>
        <w:r w:rsidR="00A64045">
          <w:rPr>
            <w:noProof/>
            <w:webHidden/>
          </w:rPr>
        </w:r>
        <w:r w:rsidR="00A64045">
          <w:rPr>
            <w:noProof/>
            <w:webHidden/>
          </w:rPr>
          <w:fldChar w:fldCharType="separate"/>
        </w:r>
        <w:r w:rsidR="00A64045">
          <w:rPr>
            <w:noProof/>
            <w:webHidden/>
          </w:rPr>
          <w:t>32</w:t>
        </w:r>
        <w:r w:rsidR="00A64045">
          <w:rPr>
            <w:noProof/>
            <w:webHidden/>
          </w:rPr>
          <w:fldChar w:fldCharType="end"/>
        </w:r>
      </w:hyperlink>
    </w:p>
    <w:p w14:paraId="623B90C4" w14:textId="6515B56B"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7430" w:history="1">
        <w:r w:rsidR="00A64045" w:rsidRPr="00B61297">
          <w:rPr>
            <w:rStyle w:val="Hyperlink"/>
            <w:noProof/>
          </w:rPr>
          <w:t>Figure 4</w:t>
        </w:r>
        <w:r w:rsidR="00A64045" w:rsidRPr="00B61297">
          <w:rPr>
            <w:rStyle w:val="Hyperlink"/>
            <w:noProof/>
          </w:rPr>
          <w:noBreakHyphen/>
          <w:t>12 R0 vs R2 Before Training</w:t>
        </w:r>
        <w:r w:rsidR="00A64045">
          <w:rPr>
            <w:noProof/>
            <w:webHidden/>
          </w:rPr>
          <w:tab/>
        </w:r>
        <w:r w:rsidR="00A64045">
          <w:rPr>
            <w:noProof/>
            <w:webHidden/>
          </w:rPr>
          <w:fldChar w:fldCharType="begin"/>
        </w:r>
        <w:r w:rsidR="00A64045">
          <w:rPr>
            <w:noProof/>
            <w:webHidden/>
          </w:rPr>
          <w:instrText xml:space="preserve"> PAGEREF _Toc49247430 \h </w:instrText>
        </w:r>
        <w:r w:rsidR="00A64045">
          <w:rPr>
            <w:noProof/>
            <w:webHidden/>
          </w:rPr>
        </w:r>
        <w:r w:rsidR="00A64045">
          <w:rPr>
            <w:noProof/>
            <w:webHidden/>
          </w:rPr>
          <w:fldChar w:fldCharType="separate"/>
        </w:r>
        <w:r w:rsidR="00A64045">
          <w:rPr>
            <w:noProof/>
            <w:webHidden/>
          </w:rPr>
          <w:t>32</w:t>
        </w:r>
        <w:r w:rsidR="00A64045">
          <w:rPr>
            <w:noProof/>
            <w:webHidden/>
          </w:rPr>
          <w:fldChar w:fldCharType="end"/>
        </w:r>
      </w:hyperlink>
    </w:p>
    <w:p w14:paraId="222D9AA7" w14:textId="4C9C86C5"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7431" w:history="1">
        <w:r w:rsidR="00A64045" w:rsidRPr="00B61297">
          <w:rPr>
            <w:rStyle w:val="Hyperlink"/>
            <w:noProof/>
          </w:rPr>
          <w:t>Figure 4</w:t>
        </w:r>
        <w:r w:rsidR="00A64045" w:rsidRPr="00B61297">
          <w:rPr>
            <w:rStyle w:val="Hyperlink"/>
            <w:noProof/>
          </w:rPr>
          <w:noBreakHyphen/>
          <w:t>13 R1 vs R2 Before Training</w:t>
        </w:r>
        <w:r w:rsidR="00A64045">
          <w:rPr>
            <w:noProof/>
            <w:webHidden/>
          </w:rPr>
          <w:tab/>
        </w:r>
        <w:r w:rsidR="00A64045">
          <w:rPr>
            <w:noProof/>
            <w:webHidden/>
          </w:rPr>
          <w:fldChar w:fldCharType="begin"/>
        </w:r>
        <w:r w:rsidR="00A64045">
          <w:rPr>
            <w:noProof/>
            <w:webHidden/>
          </w:rPr>
          <w:instrText xml:space="preserve"> PAGEREF _Toc49247431 \h </w:instrText>
        </w:r>
        <w:r w:rsidR="00A64045">
          <w:rPr>
            <w:noProof/>
            <w:webHidden/>
          </w:rPr>
        </w:r>
        <w:r w:rsidR="00A64045">
          <w:rPr>
            <w:noProof/>
            <w:webHidden/>
          </w:rPr>
          <w:fldChar w:fldCharType="separate"/>
        </w:r>
        <w:r w:rsidR="00A64045">
          <w:rPr>
            <w:noProof/>
            <w:webHidden/>
          </w:rPr>
          <w:t>32</w:t>
        </w:r>
        <w:r w:rsidR="00A64045">
          <w:rPr>
            <w:noProof/>
            <w:webHidden/>
          </w:rPr>
          <w:fldChar w:fldCharType="end"/>
        </w:r>
      </w:hyperlink>
    </w:p>
    <w:p w14:paraId="4A92BE47" w14:textId="1BEDDFA1"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7432" w:history="1">
        <w:r w:rsidR="00A64045" w:rsidRPr="00B61297">
          <w:rPr>
            <w:rStyle w:val="Hyperlink"/>
            <w:noProof/>
          </w:rPr>
          <w:t>Figure 4</w:t>
        </w:r>
        <w:r w:rsidR="00A64045" w:rsidRPr="00B61297">
          <w:rPr>
            <w:rStyle w:val="Hyperlink"/>
            <w:noProof/>
          </w:rPr>
          <w:noBreakHyphen/>
          <w:t>14 R0 vs R1 After Training</w:t>
        </w:r>
        <w:r w:rsidR="00A64045">
          <w:rPr>
            <w:noProof/>
            <w:webHidden/>
          </w:rPr>
          <w:tab/>
        </w:r>
        <w:r w:rsidR="00A64045">
          <w:rPr>
            <w:noProof/>
            <w:webHidden/>
          </w:rPr>
          <w:fldChar w:fldCharType="begin"/>
        </w:r>
        <w:r w:rsidR="00A64045">
          <w:rPr>
            <w:noProof/>
            <w:webHidden/>
          </w:rPr>
          <w:instrText xml:space="preserve"> PAGEREF _Toc49247432 \h </w:instrText>
        </w:r>
        <w:r w:rsidR="00A64045">
          <w:rPr>
            <w:noProof/>
            <w:webHidden/>
          </w:rPr>
        </w:r>
        <w:r w:rsidR="00A64045">
          <w:rPr>
            <w:noProof/>
            <w:webHidden/>
          </w:rPr>
          <w:fldChar w:fldCharType="separate"/>
        </w:r>
        <w:r w:rsidR="00A64045">
          <w:rPr>
            <w:noProof/>
            <w:webHidden/>
          </w:rPr>
          <w:t>33</w:t>
        </w:r>
        <w:r w:rsidR="00A64045">
          <w:rPr>
            <w:noProof/>
            <w:webHidden/>
          </w:rPr>
          <w:fldChar w:fldCharType="end"/>
        </w:r>
      </w:hyperlink>
    </w:p>
    <w:p w14:paraId="7A9A79D0" w14:textId="6EF14147"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7433" w:history="1">
        <w:r w:rsidR="00A64045" w:rsidRPr="00B61297">
          <w:rPr>
            <w:rStyle w:val="Hyperlink"/>
            <w:noProof/>
          </w:rPr>
          <w:t>Figure 4</w:t>
        </w:r>
        <w:r w:rsidR="00A64045" w:rsidRPr="00B61297">
          <w:rPr>
            <w:rStyle w:val="Hyperlink"/>
            <w:noProof/>
          </w:rPr>
          <w:noBreakHyphen/>
          <w:t>15 R0 vs R2 After Training</w:t>
        </w:r>
        <w:r w:rsidR="00A64045">
          <w:rPr>
            <w:noProof/>
            <w:webHidden/>
          </w:rPr>
          <w:tab/>
        </w:r>
        <w:r w:rsidR="00A64045">
          <w:rPr>
            <w:noProof/>
            <w:webHidden/>
          </w:rPr>
          <w:fldChar w:fldCharType="begin"/>
        </w:r>
        <w:r w:rsidR="00A64045">
          <w:rPr>
            <w:noProof/>
            <w:webHidden/>
          </w:rPr>
          <w:instrText xml:space="preserve"> PAGEREF _Toc49247433 \h </w:instrText>
        </w:r>
        <w:r w:rsidR="00A64045">
          <w:rPr>
            <w:noProof/>
            <w:webHidden/>
          </w:rPr>
        </w:r>
        <w:r w:rsidR="00A64045">
          <w:rPr>
            <w:noProof/>
            <w:webHidden/>
          </w:rPr>
          <w:fldChar w:fldCharType="separate"/>
        </w:r>
        <w:r w:rsidR="00A64045">
          <w:rPr>
            <w:noProof/>
            <w:webHidden/>
          </w:rPr>
          <w:t>33</w:t>
        </w:r>
        <w:r w:rsidR="00A64045">
          <w:rPr>
            <w:noProof/>
            <w:webHidden/>
          </w:rPr>
          <w:fldChar w:fldCharType="end"/>
        </w:r>
      </w:hyperlink>
    </w:p>
    <w:p w14:paraId="13402078" w14:textId="02216F2B"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7434" w:history="1">
        <w:r w:rsidR="00A64045" w:rsidRPr="00B61297">
          <w:rPr>
            <w:rStyle w:val="Hyperlink"/>
            <w:noProof/>
          </w:rPr>
          <w:t>Figure 4</w:t>
        </w:r>
        <w:r w:rsidR="00A64045" w:rsidRPr="00B61297">
          <w:rPr>
            <w:rStyle w:val="Hyperlink"/>
            <w:noProof/>
          </w:rPr>
          <w:noBreakHyphen/>
          <w:t>16 R1 vs R2 After Training</w:t>
        </w:r>
        <w:r w:rsidR="00A64045">
          <w:rPr>
            <w:noProof/>
            <w:webHidden/>
          </w:rPr>
          <w:tab/>
        </w:r>
        <w:r w:rsidR="00A64045">
          <w:rPr>
            <w:noProof/>
            <w:webHidden/>
          </w:rPr>
          <w:fldChar w:fldCharType="begin"/>
        </w:r>
        <w:r w:rsidR="00A64045">
          <w:rPr>
            <w:noProof/>
            <w:webHidden/>
          </w:rPr>
          <w:instrText xml:space="preserve"> PAGEREF _Toc49247434 \h </w:instrText>
        </w:r>
        <w:r w:rsidR="00A64045">
          <w:rPr>
            <w:noProof/>
            <w:webHidden/>
          </w:rPr>
        </w:r>
        <w:r w:rsidR="00A64045">
          <w:rPr>
            <w:noProof/>
            <w:webHidden/>
          </w:rPr>
          <w:fldChar w:fldCharType="separate"/>
        </w:r>
        <w:r w:rsidR="00A64045">
          <w:rPr>
            <w:noProof/>
            <w:webHidden/>
          </w:rPr>
          <w:t>33</w:t>
        </w:r>
        <w:r w:rsidR="00A64045">
          <w:rPr>
            <w:noProof/>
            <w:webHidden/>
          </w:rPr>
          <w:fldChar w:fldCharType="end"/>
        </w:r>
      </w:hyperlink>
    </w:p>
    <w:p w14:paraId="1E2A5178" w14:textId="4ABC69DD"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7435" w:history="1">
        <w:r w:rsidR="00A64045" w:rsidRPr="00B61297">
          <w:rPr>
            <w:rStyle w:val="Hyperlink"/>
            <w:noProof/>
          </w:rPr>
          <w:t>Figure 4</w:t>
        </w:r>
        <w:r w:rsidR="00A64045" w:rsidRPr="00B61297">
          <w:rPr>
            <w:rStyle w:val="Hyperlink"/>
            <w:noProof/>
          </w:rPr>
          <w:noBreakHyphen/>
          <w:t>17 3D Decision Boundaries</w:t>
        </w:r>
        <w:r w:rsidR="00A64045">
          <w:rPr>
            <w:noProof/>
            <w:webHidden/>
          </w:rPr>
          <w:tab/>
        </w:r>
        <w:r w:rsidR="00A64045">
          <w:rPr>
            <w:noProof/>
            <w:webHidden/>
          </w:rPr>
          <w:fldChar w:fldCharType="begin"/>
        </w:r>
        <w:r w:rsidR="00A64045">
          <w:rPr>
            <w:noProof/>
            <w:webHidden/>
          </w:rPr>
          <w:instrText xml:space="preserve"> PAGEREF _Toc49247435 \h </w:instrText>
        </w:r>
        <w:r w:rsidR="00A64045">
          <w:rPr>
            <w:noProof/>
            <w:webHidden/>
          </w:rPr>
        </w:r>
        <w:r w:rsidR="00A64045">
          <w:rPr>
            <w:noProof/>
            <w:webHidden/>
          </w:rPr>
          <w:fldChar w:fldCharType="separate"/>
        </w:r>
        <w:r w:rsidR="00A64045">
          <w:rPr>
            <w:noProof/>
            <w:webHidden/>
          </w:rPr>
          <w:t>34</w:t>
        </w:r>
        <w:r w:rsidR="00A64045">
          <w:rPr>
            <w:noProof/>
            <w:webHidden/>
          </w:rPr>
          <w:fldChar w:fldCharType="end"/>
        </w:r>
      </w:hyperlink>
    </w:p>
    <w:p w14:paraId="58843312" w14:textId="74A5079C"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7436" w:history="1">
        <w:r w:rsidR="00A64045" w:rsidRPr="00B61297">
          <w:rPr>
            <w:rStyle w:val="Hyperlink"/>
            <w:noProof/>
          </w:rPr>
          <w:t>Figure 5</w:t>
        </w:r>
        <w:r w:rsidR="00A64045" w:rsidRPr="00B61297">
          <w:rPr>
            <w:rStyle w:val="Hyperlink"/>
            <w:noProof/>
          </w:rPr>
          <w:noBreakHyphen/>
          <w:t>1 Decision Boundaries using Linear Kernel Function (R0 vs R1)</w:t>
        </w:r>
        <w:r w:rsidR="00A64045">
          <w:rPr>
            <w:noProof/>
            <w:webHidden/>
          </w:rPr>
          <w:tab/>
        </w:r>
        <w:r w:rsidR="00A64045">
          <w:rPr>
            <w:noProof/>
            <w:webHidden/>
          </w:rPr>
          <w:fldChar w:fldCharType="begin"/>
        </w:r>
        <w:r w:rsidR="00A64045">
          <w:rPr>
            <w:noProof/>
            <w:webHidden/>
          </w:rPr>
          <w:instrText xml:space="preserve"> PAGEREF _Toc49247436 \h </w:instrText>
        </w:r>
        <w:r w:rsidR="00A64045">
          <w:rPr>
            <w:noProof/>
            <w:webHidden/>
          </w:rPr>
        </w:r>
        <w:r w:rsidR="00A64045">
          <w:rPr>
            <w:noProof/>
            <w:webHidden/>
          </w:rPr>
          <w:fldChar w:fldCharType="separate"/>
        </w:r>
        <w:r w:rsidR="00A64045">
          <w:rPr>
            <w:noProof/>
            <w:webHidden/>
          </w:rPr>
          <w:t>35</w:t>
        </w:r>
        <w:r w:rsidR="00A64045">
          <w:rPr>
            <w:noProof/>
            <w:webHidden/>
          </w:rPr>
          <w:fldChar w:fldCharType="end"/>
        </w:r>
      </w:hyperlink>
    </w:p>
    <w:p w14:paraId="62A82882" w14:textId="51F24D56"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7437" w:history="1">
        <w:r w:rsidR="00A64045" w:rsidRPr="00B61297">
          <w:rPr>
            <w:rStyle w:val="Hyperlink"/>
            <w:noProof/>
          </w:rPr>
          <w:t>Figure 5</w:t>
        </w:r>
        <w:r w:rsidR="00A64045" w:rsidRPr="00B61297">
          <w:rPr>
            <w:rStyle w:val="Hyperlink"/>
            <w:noProof/>
          </w:rPr>
          <w:noBreakHyphen/>
          <w:t>2 Decision Boundaries using Linear Kernel Function (R0 vs R2)</w:t>
        </w:r>
        <w:r w:rsidR="00A64045">
          <w:rPr>
            <w:noProof/>
            <w:webHidden/>
          </w:rPr>
          <w:tab/>
        </w:r>
        <w:r w:rsidR="00A64045">
          <w:rPr>
            <w:noProof/>
            <w:webHidden/>
          </w:rPr>
          <w:fldChar w:fldCharType="begin"/>
        </w:r>
        <w:r w:rsidR="00A64045">
          <w:rPr>
            <w:noProof/>
            <w:webHidden/>
          </w:rPr>
          <w:instrText xml:space="preserve"> PAGEREF _Toc49247437 \h </w:instrText>
        </w:r>
        <w:r w:rsidR="00A64045">
          <w:rPr>
            <w:noProof/>
            <w:webHidden/>
          </w:rPr>
        </w:r>
        <w:r w:rsidR="00A64045">
          <w:rPr>
            <w:noProof/>
            <w:webHidden/>
          </w:rPr>
          <w:fldChar w:fldCharType="separate"/>
        </w:r>
        <w:r w:rsidR="00A64045">
          <w:rPr>
            <w:noProof/>
            <w:webHidden/>
          </w:rPr>
          <w:t>36</w:t>
        </w:r>
        <w:r w:rsidR="00A64045">
          <w:rPr>
            <w:noProof/>
            <w:webHidden/>
          </w:rPr>
          <w:fldChar w:fldCharType="end"/>
        </w:r>
      </w:hyperlink>
    </w:p>
    <w:p w14:paraId="6826DD70" w14:textId="2FD5593D"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7438" w:history="1">
        <w:r w:rsidR="00A64045" w:rsidRPr="00B61297">
          <w:rPr>
            <w:rStyle w:val="Hyperlink"/>
            <w:noProof/>
          </w:rPr>
          <w:t>Figure 5</w:t>
        </w:r>
        <w:r w:rsidR="00A64045" w:rsidRPr="00B61297">
          <w:rPr>
            <w:rStyle w:val="Hyperlink"/>
            <w:noProof/>
          </w:rPr>
          <w:noBreakHyphen/>
          <w:t>3 Decision Boundaries using Linear Kernel Function (R1 vs R2)</w:t>
        </w:r>
        <w:r w:rsidR="00A64045">
          <w:rPr>
            <w:noProof/>
            <w:webHidden/>
          </w:rPr>
          <w:tab/>
        </w:r>
        <w:r w:rsidR="00A64045">
          <w:rPr>
            <w:noProof/>
            <w:webHidden/>
          </w:rPr>
          <w:fldChar w:fldCharType="begin"/>
        </w:r>
        <w:r w:rsidR="00A64045">
          <w:rPr>
            <w:noProof/>
            <w:webHidden/>
          </w:rPr>
          <w:instrText xml:space="preserve"> PAGEREF _Toc49247438 \h </w:instrText>
        </w:r>
        <w:r w:rsidR="00A64045">
          <w:rPr>
            <w:noProof/>
            <w:webHidden/>
          </w:rPr>
        </w:r>
        <w:r w:rsidR="00A64045">
          <w:rPr>
            <w:noProof/>
            <w:webHidden/>
          </w:rPr>
          <w:fldChar w:fldCharType="separate"/>
        </w:r>
        <w:r w:rsidR="00A64045">
          <w:rPr>
            <w:noProof/>
            <w:webHidden/>
          </w:rPr>
          <w:t>36</w:t>
        </w:r>
        <w:r w:rsidR="00A64045">
          <w:rPr>
            <w:noProof/>
            <w:webHidden/>
          </w:rPr>
          <w:fldChar w:fldCharType="end"/>
        </w:r>
      </w:hyperlink>
    </w:p>
    <w:p w14:paraId="360A0634" w14:textId="6D1D7F21"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7439" w:history="1">
        <w:r w:rsidR="00A64045" w:rsidRPr="00B61297">
          <w:rPr>
            <w:rStyle w:val="Hyperlink"/>
            <w:noProof/>
          </w:rPr>
          <w:t>Figure 5</w:t>
        </w:r>
        <w:r w:rsidR="00A64045" w:rsidRPr="00B61297">
          <w:rPr>
            <w:rStyle w:val="Hyperlink"/>
            <w:noProof/>
          </w:rPr>
          <w:noBreakHyphen/>
          <w:t>4 Decision Boundaries using Polynomial Kernel Function (R0 vs R1)</w:t>
        </w:r>
        <w:r w:rsidR="00A64045">
          <w:rPr>
            <w:noProof/>
            <w:webHidden/>
          </w:rPr>
          <w:tab/>
        </w:r>
        <w:r w:rsidR="00A64045">
          <w:rPr>
            <w:noProof/>
            <w:webHidden/>
          </w:rPr>
          <w:fldChar w:fldCharType="begin"/>
        </w:r>
        <w:r w:rsidR="00A64045">
          <w:rPr>
            <w:noProof/>
            <w:webHidden/>
          </w:rPr>
          <w:instrText xml:space="preserve"> PAGEREF _Toc49247439 \h </w:instrText>
        </w:r>
        <w:r w:rsidR="00A64045">
          <w:rPr>
            <w:noProof/>
            <w:webHidden/>
          </w:rPr>
        </w:r>
        <w:r w:rsidR="00A64045">
          <w:rPr>
            <w:noProof/>
            <w:webHidden/>
          </w:rPr>
          <w:fldChar w:fldCharType="separate"/>
        </w:r>
        <w:r w:rsidR="00A64045">
          <w:rPr>
            <w:noProof/>
            <w:webHidden/>
          </w:rPr>
          <w:t>36</w:t>
        </w:r>
        <w:r w:rsidR="00A64045">
          <w:rPr>
            <w:noProof/>
            <w:webHidden/>
          </w:rPr>
          <w:fldChar w:fldCharType="end"/>
        </w:r>
      </w:hyperlink>
    </w:p>
    <w:p w14:paraId="399CBDAD" w14:textId="4EC38104"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7440" w:history="1">
        <w:r w:rsidR="00A64045" w:rsidRPr="00B61297">
          <w:rPr>
            <w:rStyle w:val="Hyperlink"/>
            <w:noProof/>
          </w:rPr>
          <w:t>Figure 5</w:t>
        </w:r>
        <w:r w:rsidR="00A64045" w:rsidRPr="00B61297">
          <w:rPr>
            <w:rStyle w:val="Hyperlink"/>
            <w:noProof/>
          </w:rPr>
          <w:noBreakHyphen/>
          <w:t>5 Decision Boundaries using Polynomial Kernel Function (R0 vs R2)</w:t>
        </w:r>
        <w:r w:rsidR="00A64045">
          <w:rPr>
            <w:noProof/>
            <w:webHidden/>
          </w:rPr>
          <w:tab/>
        </w:r>
        <w:r w:rsidR="00A64045">
          <w:rPr>
            <w:noProof/>
            <w:webHidden/>
          </w:rPr>
          <w:fldChar w:fldCharType="begin"/>
        </w:r>
        <w:r w:rsidR="00A64045">
          <w:rPr>
            <w:noProof/>
            <w:webHidden/>
          </w:rPr>
          <w:instrText xml:space="preserve"> PAGEREF _Toc49247440 \h </w:instrText>
        </w:r>
        <w:r w:rsidR="00A64045">
          <w:rPr>
            <w:noProof/>
            <w:webHidden/>
          </w:rPr>
        </w:r>
        <w:r w:rsidR="00A64045">
          <w:rPr>
            <w:noProof/>
            <w:webHidden/>
          </w:rPr>
          <w:fldChar w:fldCharType="separate"/>
        </w:r>
        <w:r w:rsidR="00A64045">
          <w:rPr>
            <w:noProof/>
            <w:webHidden/>
          </w:rPr>
          <w:t>37</w:t>
        </w:r>
        <w:r w:rsidR="00A64045">
          <w:rPr>
            <w:noProof/>
            <w:webHidden/>
          </w:rPr>
          <w:fldChar w:fldCharType="end"/>
        </w:r>
      </w:hyperlink>
    </w:p>
    <w:p w14:paraId="4D2565F2" w14:textId="7653840D"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7441" w:history="1">
        <w:r w:rsidR="00A64045" w:rsidRPr="00B61297">
          <w:rPr>
            <w:rStyle w:val="Hyperlink"/>
            <w:noProof/>
          </w:rPr>
          <w:t>Figure 5</w:t>
        </w:r>
        <w:r w:rsidR="00A64045" w:rsidRPr="00B61297">
          <w:rPr>
            <w:rStyle w:val="Hyperlink"/>
            <w:noProof/>
          </w:rPr>
          <w:noBreakHyphen/>
          <w:t>6 Decision Boundaries using Polynomial Kernel Function (R1 vs R2)</w:t>
        </w:r>
        <w:r w:rsidR="00A64045">
          <w:rPr>
            <w:noProof/>
            <w:webHidden/>
          </w:rPr>
          <w:tab/>
        </w:r>
        <w:r w:rsidR="00A64045">
          <w:rPr>
            <w:noProof/>
            <w:webHidden/>
          </w:rPr>
          <w:fldChar w:fldCharType="begin"/>
        </w:r>
        <w:r w:rsidR="00A64045">
          <w:rPr>
            <w:noProof/>
            <w:webHidden/>
          </w:rPr>
          <w:instrText xml:space="preserve"> PAGEREF _Toc49247441 \h </w:instrText>
        </w:r>
        <w:r w:rsidR="00A64045">
          <w:rPr>
            <w:noProof/>
            <w:webHidden/>
          </w:rPr>
        </w:r>
        <w:r w:rsidR="00A64045">
          <w:rPr>
            <w:noProof/>
            <w:webHidden/>
          </w:rPr>
          <w:fldChar w:fldCharType="separate"/>
        </w:r>
        <w:r w:rsidR="00A64045">
          <w:rPr>
            <w:noProof/>
            <w:webHidden/>
          </w:rPr>
          <w:t>37</w:t>
        </w:r>
        <w:r w:rsidR="00A64045">
          <w:rPr>
            <w:noProof/>
            <w:webHidden/>
          </w:rPr>
          <w:fldChar w:fldCharType="end"/>
        </w:r>
      </w:hyperlink>
    </w:p>
    <w:p w14:paraId="2EC4D56C" w14:textId="22004FEC" w:rsidR="00A64045"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7442" w:history="1">
        <w:r w:rsidR="00A64045" w:rsidRPr="00B61297">
          <w:rPr>
            <w:rStyle w:val="Hyperlink"/>
            <w:noProof/>
          </w:rPr>
          <w:t>Figure 5</w:t>
        </w:r>
        <w:r w:rsidR="00A64045" w:rsidRPr="00B61297">
          <w:rPr>
            <w:rStyle w:val="Hyperlink"/>
            <w:noProof/>
          </w:rPr>
          <w:noBreakHyphen/>
          <w:t>7 Time Consumption Comparison</w:t>
        </w:r>
        <w:r w:rsidR="00A64045">
          <w:rPr>
            <w:noProof/>
            <w:webHidden/>
          </w:rPr>
          <w:tab/>
        </w:r>
        <w:r w:rsidR="00A64045">
          <w:rPr>
            <w:noProof/>
            <w:webHidden/>
          </w:rPr>
          <w:fldChar w:fldCharType="begin"/>
        </w:r>
        <w:r w:rsidR="00A64045">
          <w:rPr>
            <w:noProof/>
            <w:webHidden/>
          </w:rPr>
          <w:instrText xml:space="preserve"> PAGEREF _Toc49247442 \h </w:instrText>
        </w:r>
        <w:r w:rsidR="00A64045">
          <w:rPr>
            <w:noProof/>
            <w:webHidden/>
          </w:rPr>
        </w:r>
        <w:r w:rsidR="00A64045">
          <w:rPr>
            <w:noProof/>
            <w:webHidden/>
          </w:rPr>
          <w:fldChar w:fldCharType="separate"/>
        </w:r>
        <w:r w:rsidR="00A64045">
          <w:rPr>
            <w:noProof/>
            <w:webHidden/>
          </w:rPr>
          <w:t>37</w:t>
        </w:r>
        <w:r w:rsidR="00A64045">
          <w:rPr>
            <w:noProof/>
            <w:webHidden/>
          </w:rPr>
          <w:fldChar w:fldCharType="end"/>
        </w:r>
      </w:hyperlink>
    </w:p>
    <w:p w14:paraId="04CEAE85" w14:textId="503C6846" w:rsidR="00165CB2" w:rsidRDefault="00B765F2" w:rsidP="004441C4">
      <w:r>
        <w:fldChar w:fldCharType="end"/>
      </w:r>
      <w:bookmarkStart w:id="22" w:name="_Toc51833372"/>
      <w:bookmarkStart w:id="23" w:name="_Toc290554221"/>
      <w:bookmarkStart w:id="24" w:name="_Toc299621186"/>
      <w:bookmarkStart w:id="25" w:name="_Toc299631414"/>
      <w:bookmarkStart w:id="26" w:name="_Toc299631474"/>
      <w:bookmarkStart w:id="27" w:name="_Toc299631564"/>
      <w:bookmarkStart w:id="28" w:name="_Toc299631641"/>
    </w:p>
    <w:p w14:paraId="0E7D3329" w14:textId="478C19D2" w:rsidR="005C0AF1" w:rsidRPr="004441C4" w:rsidRDefault="00165CB2" w:rsidP="00165CB2">
      <w:pPr>
        <w:spacing w:before="0" w:after="200" w:line="276" w:lineRule="auto"/>
        <w:jc w:val="left"/>
      </w:pPr>
      <w:r>
        <w:br w:type="page"/>
      </w:r>
    </w:p>
    <w:p w14:paraId="0809EA3A" w14:textId="77777777" w:rsidR="00DA28B2" w:rsidRDefault="00DA28B2" w:rsidP="00DA28B2">
      <w:pPr>
        <w:pStyle w:val="Heading1nonumber"/>
      </w:pPr>
      <w:bookmarkStart w:id="29" w:name="_Toc49247446"/>
      <w:r>
        <w:lastRenderedPageBreak/>
        <w:t>LIST OF TABLES</w:t>
      </w:r>
      <w:bookmarkEnd w:id="22"/>
      <w:bookmarkEnd w:id="23"/>
      <w:bookmarkEnd w:id="24"/>
      <w:bookmarkEnd w:id="25"/>
      <w:bookmarkEnd w:id="26"/>
      <w:bookmarkEnd w:id="27"/>
      <w:bookmarkEnd w:id="28"/>
      <w:bookmarkEnd w:id="29"/>
    </w:p>
    <w:p w14:paraId="40E69402" w14:textId="44E269B2" w:rsidR="003245EF" w:rsidRDefault="00B765F2">
      <w:pPr>
        <w:pStyle w:val="TableofFigures"/>
        <w:tabs>
          <w:tab w:val="right" w:leader="dot" w:pos="8494"/>
        </w:tabs>
        <w:rPr>
          <w:rFonts w:asciiTheme="minorHAnsi" w:eastAsiaTheme="minorEastAsia" w:hAnsiTheme="minorHAnsi" w:cstheme="minorBidi"/>
          <w:noProof/>
          <w:sz w:val="22"/>
          <w:szCs w:val="22"/>
          <w:lang w:eastAsia="zh-CN"/>
        </w:rPr>
      </w:pPr>
      <w:r>
        <w:fldChar w:fldCharType="begin"/>
      </w:r>
      <w:r w:rsidR="00DA28B2">
        <w:instrText xml:space="preserve"> TOC \h \z \c "Table" </w:instrText>
      </w:r>
      <w:r>
        <w:fldChar w:fldCharType="separate"/>
      </w:r>
      <w:hyperlink w:anchor="_Toc49244316" w:history="1">
        <w:r w:rsidR="003245EF" w:rsidRPr="006A1484">
          <w:rPr>
            <w:rStyle w:val="Hyperlink"/>
            <w:noProof/>
          </w:rPr>
          <w:t>Table 2</w:t>
        </w:r>
        <w:r w:rsidR="003245EF" w:rsidRPr="006A1484">
          <w:rPr>
            <w:rStyle w:val="Hyperlink"/>
            <w:noProof/>
          </w:rPr>
          <w:noBreakHyphen/>
          <w:t>1 2 Simplified 2D Data</w:t>
        </w:r>
        <w:r w:rsidR="003245EF">
          <w:rPr>
            <w:noProof/>
            <w:webHidden/>
          </w:rPr>
          <w:tab/>
        </w:r>
        <w:r w:rsidR="003245EF">
          <w:rPr>
            <w:noProof/>
            <w:webHidden/>
          </w:rPr>
          <w:fldChar w:fldCharType="begin"/>
        </w:r>
        <w:r w:rsidR="003245EF">
          <w:rPr>
            <w:noProof/>
            <w:webHidden/>
          </w:rPr>
          <w:instrText xml:space="preserve"> PAGEREF _Toc49244316 \h </w:instrText>
        </w:r>
        <w:r w:rsidR="003245EF">
          <w:rPr>
            <w:noProof/>
            <w:webHidden/>
          </w:rPr>
        </w:r>
        <w:r w:rsidR="003245EF">
          <w:rPr>
            <w:noProof/>
            <w:webHidden/>
          </w:rPr>
          <w:fldChar w:fldCharType="separate"/>
        </w:r>
        <w:r w:rsidR="003245EF">
          <w:rPr>
            <w:noProof/>
            <w:webHidden/>
          </w:rPr>
          <w:t>12</w:t>
        </w:r>
        <w:r w:rsidR="003245EF">
          <w:rPr>
            <w:noProof/>
            <w:webHidden/>
          </w:rPr>
          <w:fldChar w:fldCharType="end"/>
        </w:r>
      </w:hyperlink>
    </w:p>
    <w:p w14:paraId="68C8DB47" w14:textId="66D1A772" w:rsidR="003245EF"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4317" w:history="1">
        <w:r w:rsidR="003245EF" w:rsidRPr="006A1484">
          <w:rPr>
            <w:rStyle w:val="Hyperlink"/>
            <w:noProof/>
          </w:rPr>
          <w:t>Table 3</w:t>
        </w:r>
        <w:r w:rsidR="003245EF" w:rsidRPr="006A1484">
          <w:rPr>
            <w:rStyle w:val="Hyperlink"/>
            <w:noProof/>
          </w:rPr>
          <w:noBreakHyphen/>
          <w:t>1 Battery Specifications</w:t>
        </w:r>
        <w:r w:rsidR="003245EF">
          <w:rPr>
            <w:noProof/>
            <w:webHidden/>
          </w:rPr>
          <w:tab/>
        </w:r>
        <w:r w:rsidR="003245EF">
          <w:rPr>
            <w:noProof/>
            <w:webHidden/>
          </w:rPr>
          <w:fldChar w:fldCharType="begin"/>
        </w:r>
        <w:r w:rsidR="003245EF">
          <w:rPr>
            <w:noProof/>
            <w:webHidden/>
          </w:rPr>
          <w:instrText xml:space="preserve"> PAGEREF _Toc49244317 \h </w:instrText>
        </w:r>
        <w:r w:rsidR="003245EF">
          <w:rPr>
            <w:noProof/>
            <w:webHidden/>
          </w:rPr>
        </w:r>
        <w:r w:rsidR="003245EF">
          <w:rPr>
            <w:noProof/>
            <w:webHidden/>
          </w:rPr>
          <w:fldChar w:fldCharType="separate"/>
        </w:r>
        <w:r w:rsidR="003245EF">
          <w:rPr>
            <w:noProof/>
            <w:webHidden/>
          </w:rPr>
          <w:t>15</w:t>
        </w:r>
        <w:r w:rsidR="003245EF">
          <w:rPr>
            <w:noProof/>
            <w:webHidden/>
          </w:rPr>
          <w:fldChar w:fldCharType="end"/>
        </w:r>
      </w:hyperlink>
    </w:p>
    <w:p w14:paraId="7C9128BA" w14:textId="36492883" w:rsidR="003245EF"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4318" w:history="1">
        <w:r w:rsidR="003245EF" w:rsidRPr="006A1484">
          <w:rPr>
            <w:rStyle w:val="Hyperlink"/>
            <w:noProof/>
          </w:rPr>
          <w:t>Table 3</w:t>
        </w:r>
        <w:r w:rsidR="003245EF" w:rsidRPr="006A1484">
          <w:rPr>
            <w:rStyle w:val="Hyperlink"/>
            <w:noProof/>
          </w:rPr>
          <w:noBreakHyphen/>
          <w:t>2 Initial Guess for Fitting</w:t>
        </w:r>
        <w:r w:rsidR="003245EF">
          <w:rPr>
            <w:noProof/>
            <w:webHidden/>
          </w:rPr>
          <w:tab/>
        </w:r>
        <w:r w:rsidR="003245EF">
          <w:rPr>
            <w:noProof/>
            <w:webHidden/>
          </w:rPr>
          <w:fldChar w:fldCharType="begin"/>
        </w:r>
        <w:r w:rsidR="003245EF">
          <w:rPr>
            <w:noProof/>
            <w:webHidden/>
          </w:rPr>
          <w:instrText xml:space="preserve"> PAGEREF _Toc49244318 \h </w:instrText>
        </w:r>
        <w:r w:rsidR="003245EF">
          <w:rPr>
            <w:noProof/>
            <w:webHidden/>
          </w:rPr>
        </w:r>
        <w:r w:rsidR="003245EF">
          <w:rPr>
            <w:noProof/>
            <w:webHidden/>
          </w:rPr>
          <w:fldChar w:fldCharType="separate"/>
        </w:r>
        <w:r w:rsidR="003245EF">
          <w:rPr>
            <w:noProof/>
            <w:webHidden/>
          </w:rPr>
          <w:t>22</w:t>
        </w:r>
        <w:r w:rsidR="003245EF">
          <w:rPr>
            <w:noProof/>
            <w:webHidden/>
          </w:rPr>
          <w:fldChar w:fldCharType="end"/>
        </w:r>
      </w:hyperlink>
    </w:p>
    <w:p w14:paraId="67D46406" w14:textId="46C280E9" w:rsidR="003245EF"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4319" w:history="1">
        <w:r w:rsidR="003245EF" w:rsidRPr="006A1484">
          <w:rPr>
            <w:rStyle w:val="Hyperlink"/>
            <w:noProof/>
          </w:rPr>
          <w:t>Table 4</w:t>
        </w:r>
        <w:r w:rsidR="003245EF" w:rsidRPr="006A1484">
          <w:rPr>
            <w:rStyle w:val="Hyperlink"/>
            <w:noProof/>
          </w:rPr>
          <w:noBreakHyphen/>
          <w:t>1 Correspondence Table of Cycle Times and SoH</w:t>
        </w:r>
        <w:r w:rsidR="003245EF">
          <w:rPr>
            <w:noProof/>
            <w:webHidden/>
          </w:rPr>
          <w:tab/>
        </w:r>
        <w:r w:rsidR="003245EF">
          <w:rPr>
            <w:noProof/>
            <w:webHidden/>
          </w:rPr>
          <w:fldChar w:fldCharType="begin"/>
        </w:r>
        <w:r w:rsidR="003245EF">
          <w:rPr>
            <w:noProof/>
            <w:webHidden/>
          </w:rPr>
          <w:instrText xml:space="preserve"> PAGEREF _Toc49244319 \h </w:instrText>
        </w:r>
        <w:r w:rsidR="003245EF">
          <w:rPr>
            <w:noProof/>
            <w:webHidden/>
          </w:rPr>
        </w:r>
        <w:r w:rsidR="003245EF">
          <w:rPr>
            <w:noProof/>
            <w:webHidden/>
          </w:rPr>
          <w:fldChar w:fldCharType="separate"/>
        </w:r>
        <w:r w:rsidR="003245EF">
          <w:rPr>
            <w:noProof/>
            <w:webHidden/>
          </w:rPr>
          <w:t>26</w:t>
        </w:r>
        <w:r w:rsidR="003245EF">
          <w:rPr>
            <w:noProof/>
            <w:webHidden/>
          </w:rPr>
          <w:fldChar w:fldCharType="end"/>
        </w:r>
      </w:hyperlink>
    </w:p>
    <w:p w14:paraId="5A0E2F24" w14:textId="6F771830" w:rsidR="003245EF"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4320" w:history="1">
        <w:r w:rsidR="003245EF" w:rsidRPr="006A1484">
          <w:rPr>
            <w:rStyle w:val="Hyperlink"/>
            <w:noProof/>
          </w:rPr>
          <w:t>Table 4</w:t>
        </w:r>
        <w:r w:rsidR="003245EF" w:rsidRPr="006A1484">
          <w:rPr>
            <w:rStyle w:val="Hyperlink"/>
            <w:noProof/>
          </w:rPr>
          <w:noBreakHyphen/>
          <w:t>2 Example Data for Machine Learning SoH Estimation</w:t>
        </w:r>
        <w:r w:rsidR="003245EF">
          <w:rPr>
            <w:noProof/>
            <w:webHidden/>
          </w:rPr>
          <w:tab/>
        </w:r>
        <w:r w:rsidR="003245EF">
          <w:rPr>
            <w:noProof/>
            <w:webHidden/>
          </w:rPr>
          <w:fldChar w:fldCharType="begin"/>
        </w:r>
        <w:r w:rsidR="003245EF">
          <w:rPr>
            <w:noProof/>
            <w:webHidden/>
          </w:rPr>
          <w:instrText xml:space="preserve"> PAGEREF _Toc49244320 \h </w:instrText>
        </w:r>
        <w:r w:rsidR="003245EF">
          <w:rPr>
            <w:noProof/>
            <w:webHidden/>
          </w:rPr>
        </w:r>
        <w:r w:rsidR="003245EF">
          <w:rPr>
            <w:noProof/>
            <w:webHidden/>
          </w:rPr>
          <w:fldChar w:fldCharType="separate"/>
        </w:r>
        <w:r w:rsidR="003245EF">
          <w:rPr>
            <w:noProof/>
            <w:webHidden/>
          </w:rPr>
          <w:t>34</w:t>
        </w:r>
        <w:r w:rsidR="003245EF">
          <w:rPr>
            <w:noProof/>
            <w:webHidden/>
          </w:rPr>
          <w:fldChar w:fldCharType="end"/>
        </w:r>
      </w:hyperlink>
    </w:p>
    <w:p w14:paraId="6D3366AB" w14:textId="5D1CE434" w:rsidR="003245EF"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4321" w:history="1">
        <w:r w:rsidR="003245EF" w:rsidRPr="006A1484">
          <w:rPr>
            <w:rStyle w:val="Hyperlink"/>
            <w:noProof/>
          </w:rPr>
          <w:t>Table 5</w:t>
        </w:r>
        <w:r w:rsidR="003245EF" w:rsidRPr="006A1484">
          <w:rPr>
            <w:rStyle w:val="Hyperlink"/>
            <w:noProof/>
          </w:rPr>
          <w:noBreakHyphen/>
          <w:t>1 Verification Data</w:t>
        </w:r>
        <w:r w:rsidR="003245EF">
          <w:rPr>
            <w:noProof/>
            <w:webHidden/>
          </w:rPr>
          <w:tab/>
        </w:r>
        <w:r w:rsidR="003245EF">
          <w:rPr>
            <w:noProof/>
            <w:webHidden/>
          </w:rPr>
          <w:fldChar w:fldCharType="begin"/>
        </w:r>
        <w:r w:rsidR="003245EF">
          <w:rPr>
            <w:noProof/>
            <w:webHidden/>
          </w:rPr>
          <w:instrText xml:space="preserve"> PAGEREF _Toc49244321 \h </w:instrText>
        </w:r>
        <w:r w:rsidR="003245EF">
          <w:rPr>
            <w:noProof/>
            <w:webHidden/>
          </w:rPr>
        </w:r>
        <w:r w:rsidR="003245EF">
          <w:rPr>
            <w:noProof/>
            <w:webHidden/>
          </w:rPr>
          <w:fldChar w:fldCharType="separate"/>
        </w:r>
        <w:r w:rsidR="003245EF">
          <w:rPr>
            <w:noProof/>
            <w:webHidden/>
          </w:rPr>
          <w:t>35</w:t>
        </w:r>
        <w:r w:rsidR="003245EF">
          <w:rPr>
            <w:noProof/>
            <w:webHidden/>
          </w:rPr>
          <w:fldChar w:fldCharType="end"/>
        </w:r>
      </w:hyperlink>
    </w:p>
    <w:p w14:paraId="67F6B238" w14:textId="4A667358" w:rsidR="003245EF" w:rsidRDefault="001F143A">
      <w:pPr>
        <w:pStyle w:val="TableofFigures"/>
        <w:tabs>
          <w:tab w:val="right" w:leader="dot" w:pos="8494"/>
        </w:tabs>
        <w:rPr>
          <w:rFonts w:asciiTheme="minorHAnsi" w:eastAsiaTheme="minorEastAsia" w:hAnsiTheme="minorHAnsi" w:cstheme="minorBidi"/>
          <w:noProof/>
          <w:sz w:val="22"/>
          <w:szCs w:val="22"/>
          <w:lang w:eastAsia="zh-CN"/>
        </w:rPr>
      </w:pPr>
      <w:hyperlink w:anchor="_Toc49244322" w:history="1">
        <w:r w:rsidR="003245EF" w:rsidRPr="006A1484">
          <w:rPr>
            <w:rStyle w:val="Hyperlink"/>
            <w:noProof/>
          </w:rPr>
          <w:t>Table 5</w:t>
        </w:r>
        <w:r w:rsidR="003245EF" w:rsidRPr="006A1484">
          <w:rPr>
            <w:rStyle w:val="Hyperlink"/>
            <w:noProof/>
          </w:rPr>
          <w:noBreakHyphen/>
          <w:t>2 Validation Results</w:t>
        </w:r>
        <w:r w:rsidR="003245EF">
          <w:rPr>
            <w:noProof/>
            <w:webHidden/>
          </w:rPr>
          <w:tab/>
        </w:r>
        <w:r w:rsidR="003245EF">
          <w:rPr>
            <w:noProof/>
            <w:webHidden/>
          </w:rPr>
          <w:fldChar w:fldCharType="begin"/>
        </w:r>
        <w:r w:rsidR="003245EF">
          <w:rPr>
            <w:noProof/>
            <w:webHidden/>
          </w:rPr>
          <w:instrText xml:space="preserve"> PAGEREF _Toc49244322 \h </w:instrText>
        </w:r>
        <w:r w:rsidR="003245EF">
          <w:rPr>
            <w:noProof/>
            <w:webHidden/>
          </w:rPr>
        </w:r>
        <w:r w:rsidR="003245EF">
          <w:rPr>
            <w:noProof/>
            <w:webHidden/>
          </w:rPr>
          <w:fldChar w:fldCharType="separate"/>
        </w:r>
        <w:r w:rsidR="003245EF">
          <w:rPr>
            <w:noProof/>
            <w:webHidden/>
          </w:rPr>
          <w:t>36</w:t>
        </w:r>
        <w:r w:rsidR="003245EF">
          <w:rPr>
            <w:noProof/>
            <w:webHidden/>
          </w:rPr>
          <w:fldChar w:fldCharType="end"/>
        </w:r>
      </w:hyperlink>
    </w:p>
    <w:p w14:paraId="58FE9B5D" w14:textId="7E1FF12C" w:rsidR="00DA28B2" w:rsidRDefault="00B765F2" w:rsidP="00941D35">
      <w:r>
        <w:fldChar w:fldCharType="end"/>
      </w:r>
    </w:p>
    <w:p w14:paraId="3A9B1C85" w14:textId="77777777" w:rsidR="00DA28B2" w:rsidRDefault="00DA28B2" w:rsidP="00941D35">
      <w:bookmarkStart w:id="30" w:name="_Toc51833373"/>
    </w:p>
    <w:bookmarkEnd w:id="30"/>
    <w:p w14:paraId="51413171" w14:textId="078E63B3" w:rsidR="005C0AF1" w:rsidRDefault="005C0AF1">
      <w:pPr>
        <w:spacing w:before="0" w:after="200" w:line="276" w:lineRule="auto"/>
        <w:jc w:val="left"/>
        <w:rPr>
          <w:rFonts w:cs="Arial"/>
          <w:b/>
          <w:bCs/>
          <w:kern w:val="32"/>
          <w:sz w:val="32"/>
          <w:szCs w:val="36"/>
        </w:rPr>
      </w:pPr>
      <w:r>
        <w:br w:type="page"/>
      </w:r>
    </w:p>
    <w:p w14:paraId="4D12A3AD" w14:textId="77777777" w:rsidR="00DA28B2" w:rsidRDefault="00361EFD" w:rsidP="00361EFD">
      <w:pPr>
        <w:pStyle w:val="Heading1nonumber"/>
      </w:pPr>
      <w:bookmarkStart w:id="31" w:name="_Toc49247447"/>
      <w:r>
        <w:lastRenderedPageBreak/>
        <w:t>LIST OF ABBREVIATIONS</w:t>
      </w:r>
      <w:bookmarkEnd w:id="3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7"/>
        <w:gridCol w:w="7137"/>
      </w:tblGrid>
      <w:tr w:rsidR="00361EFD" w14:paraId="52CDE7CD" w14:textId="77777777" w:rsidTr="00F86731">
        <w:tc>
          <w:tcPr>
            <w:tcW w:w="1367" w:type="dxa"/>
          </w:tcPr>
          <w:p w14:paraId="14907AAC" w14:textId="6EB9C741" w:rsidR="00F86731" w:rsidRDefault="00A83CF3" w:rsidP="00361EFD">
            <w:pPr>
              <w:pStyle w:val="TableText"/>
            </w:pPr>
            <w:r>
              <w:t>EV</w:t>
            </w:r>
          </w:p>
          <w:p w14:paraId="681E055E" w14:textId="62F26C2A" w:rsidR="00A83CF3" w:rsidRDefault="00A83CF3" w:rsidP="00361EFD">
            <w:pPr>
              <w:pStyle w:val="TableText"/>
            </w:pPr>
            <w:r>
              <w:t>BMS</w:t>
            </w:r>
          </w:p>
          <w:p w14:paraId="58EA35BC" w14:textId="1692B0AC" w:rsidR="00361EFD" w:rsidRDefault="002273E4" w:rsidP="00361EFD">
            <w:pPr>
              <w:pStyle w:val="TableText"/>
            </w:pPr>
            <w:proofErr w:type="spellStart"/>
            <w:r>
              <w:t>SoH</w:t>
            </w:r>
            <w:proofErr w:type="spellEnd"/>
          </w:p>
        </w:tc>
        <w:tc>
          <w:tcPr>
            <w:tcW w:w="7137" w:type="dxa"/>
          </w:tcPr>
          <w:p w14:paraId="05529AA5" w14:textId="6DBF19D0" w:rsidR="00F86731" w:rsidRDefault="00A83CF3" w:rsidP="00361EFD">
            <w:pPr>
              <w:pStyle w:val="TableText"/>
            </w:pPr>
            <w:r>
              <w:t>Electric Vehicle</w:t>
            </w:r>
          </w:p>
          <w:p w14:paraId="1A369EE0" w14:textId="4E4CFD88" w:rsidR="00A83CF3" w:rsidRDefault="00A83CF3" w:rsidP="00361EFD">
            <w:pPr>
              <w:pStyle w:val="TableText"/>
            </w:pPr>
            <w:r>
              <w:t>Battery Management System</w:t>
            </w:r>
          </w:p>
          <w:p w14:paraId="2C1C3FF2" w14:textId="62C0D19F" w:rsidR="00361EFD" w:rsidRDefault="002273E4" w:rsidP="00361EFD">
            <w:pPr>
              <w:pStyle w:val="TableText"/>
            </w:pPr>
            <w:r>
              <w:t>State of Health</w:t>
            </w:r>
          </w:p>
        </w:tc>
      </w:tr>
      <w:tr w:rsidR="00361EFD" w14:paraId="4598B3D9" w14:textId="77777777" w:rsidTr="00F86731">
        <w:tc>
          <w:tcPr>
            <w:tcW w:w="1367" w:type="dxa"/>
          </w:tcPr>
          <w:p w14:paraId="404288DA" w14:textId="77777777" w:rsidR="00361EFD" w:rsidRDefault="002273E4" w:rsidP="00361EFD">
            <w:pPr>
              <w:pStyle w:val="TableText"/>
            </w:pPr>
            <w:proofErr w:type="spellStart"/>
            <w:r>
              <w:t>ASoH</w:t>
            </w:r>
            <w:proofErr w:type="spellEnd"/>
          </w:p>
        </w:tc>
        <w:tc>
          <w:tcPr>
            <w:tcW w:w="7137" w:type="dxa"/>
          </w:tcPr>
          <w:p w14:paraId="5388E3D1" w14:textId="77777777" w:rsidR="00361EFD" w:rsidRDefault="002273E4" w:rsidP="00361EFD">
            <w:pPr>
              <w:pStyle w:val="TableText"/>
            </w:pPr>
            <w:r>
              <w:t>Absolute State of Health</w:t>
            </w:r>
          </w:p>
        </w:tc>
      </w:tr>
      <w:tr w:rsidR="00361EFD" w14:paraId="38D4F7A9" w14:textId="77777777" w:rsidTr="00F86731">
        <w:tc>
          <w:tcPr>
            <w:tcW w:w="1367" w:type="dxa"/>
          </w:tcPr>
          <w:p w14:paraId="0E386D64" w14:textId="77777777" w:rsidR="00361EFD" w:rsidRDefault="002273E4" w:rsidP="00361EFD">
            <w:pPr>
              <w:pStyle w:val="TableText"/>
            </w:pPr>
            <w:proofErr w:type="spellStart"/>
            <w:r>
              <w:t>RSoH</w:t>
            </w:r>
            <w:proofErr w:type="spellEnd"/>
          </w:p>
        </w:tc>
        <w:tc>
          <w:tcPr>
            <w:tcW w:w="7137" w:type="dxa"/>
          </w:tcPr>
          <w:p w14:paraId="25C95BD6" w14:textId="77777777" w:rsidR="00361EFD" w:rsidRDefault="002273E4" w:rsidP="00361EFD">
            <w:pPr>
              <w:pStyle w:val="TableText"/>
            </w:pPr>
            <w:r>
              <w:t>Relative State of Health</w:t>
            </w:r>
          </w:p>
        </w:tc>
      </w:tr>
      <w:tr w:rsidR="00361EFD" w14:paraId="68517238" w14:textId="77777777" w:rsidTr="00F86731">
        <w:tc>
          <w:tcPr>
            <w:tcW w:w="1367" w:type="dxa"/>
          </w:tcPr>
          <w:p w14:paraId="5D2DDCD8" w14:textId="77777777" w:rsidR="00361EFD" w:rsidRDefault="002273E4" w:rsidP="00361EFD">
            <w:pPr>
              <w:pStyle w:val="TableText"/>
            </w:pPr>
            <w:proofErr w:type="spellStart"/>
            <w:r>
              <w:t>SoF</w:t>
            </w:r>
            <w:proofErr w:type="spellEnd"/>
          </w:p>
          <w:p w14:paraId="437E2B20" w14:textId="77777777" w:rsidR="002273E4" w:rsidRDefault="002273E4" w:rsidP="00361EFD">
            <w:pPr>
              <w:pStyle w:val="TableText"/>
            </w:pPr>
            <w:r>
              <w:t>SoC</w:t>
            </w:r>
          </w:p>
          <w:p w14:paraId="5A49509A" w14:textId="77777777" w:rsidR="002273E4" w:rsidRDefault="002273E4" w:rsidP="00361EFD">
            <w:pPr>
              <w:pStyle w:val="TableText"/>
            </w:pPr>
            <w:proofErr w:type="spellStart"/>
            <w:r>
              <w:t>ASoC</w:t>
            </w:r>
            <w:proofErr w:type="spellEnd"/>
          </w:p>
          <w:p w14:paraId="49A605F4" w14:textId="77777777" w:rsidR="002273E4" w:rsidRDefault="002273E4" w:rsidP="00361EFD">
            <w:pPr>
              <w:pStyle w:val="TableText"/>
            </w:pPr>
            <w:proofErr w:type="spellStart"/>
            <w:r>
              <w:t>RSoC</w:t>
            </w:r>
            <w:proofErr w:type="spellEnd"/>
          </w:p>
          <w:p w14:paraId="013F2B99" w14:textId="77777777" w:rsidR="002273E4" w:rsidRDefault="002273E4" w:rsidP="00361EFD">
            <w:pPr>
              <w:pStyle w:val="TableText"/>
            </w:pPr>
            <w:r>
              <w:t>RUL</w:t>
            </w:r>
          </w:p>
          <w:p w14:paraId="6F784AC5" w14:textId="53EF1654" w:rsidR="002273E4" w:rsidRDefault="002273E4" w:rsidP="00361EFD">
            <w:pPr>
              <w:pStyle w:val="TableText"/>
            </w:pPr>
            <w:r>
              <w:t>OCV</w:t>
            </w:r>
          </w:p>
          <w:p w14:paraId="16386D75" w14:textId="18B3D073" w:rsidR="00A5427C" w:rsidRDefault="00A5427C" w:rsidP="00361EFD">
            <w:pPr>
              <w:pStyle w:val="TableText"/>
            </w:pPr>
            <w:r>
              <w:t>EIS</w:t>
            </w:r>
          </w:p>
          <w:p w14:paraId="74D95EA0" w14:textId="77777777" w:rsidR="002273E4" w:rsidRDefault="002273E4" w:rsidP="00361EFD">
            <w:pPr>
              <w:pStyle w:val="TableText"/>
            </w:pPr>
            <w:r>
              <w:t>ECM</w:t>
            </w:r>
          </w:p>
          <w:p w14:paraId="52101DA1" w14:textId="77777777" w:rsidR="002273E4" w:rsidRDefault="002273E4" w:rsidP="00361EFD">
            <w:pPr>
              <w:pStyle w:val="TableText"/>
            </w:pPr>
            <w:r>
              <w:t>ML</w:t>
            </w:r>
          </w:p>
          <w:p w14:paraId="749441CB" w14:textId="77777777" w:rsidR="002273E4" w:rsidRDefault="002273E4" w:rsidP="00361EFD">
            <w:pPr>
              <w:pStyle w:val="TableText"/>
            </w:pPr>
            <w:r>
              <w:t>SVM</w:t>
            </w:r>
          </w:p>
          <w:p w14:paraId="4F4D8CEB" w14:textId="323D6D52" w:rsidR="005C21FA" w:rsidRDefault="005C21FA" w:rsidP="00361EFD">
            <w:pPr>
              <w:pStyle w:val="TableText"/>
            </w:pPr>
            <w:r>
              <w:t>SEI</w:t>
            </w:r>
          </w:p>
        </w:tc>
        <w:tc>
          <w:tcPr>
            <w:tcW w:w="7137" w:type="dxa"/>
          </w:tcPr>
          <w:p w14:paraId="6D23EEA2" w14:textId="77777777" w:rsidR="00361EFD" w:rsidRDefault="002273E4" w:rsidP="00361EFD">
            <w:pPr>
              <w:pStyle w:val="TableText"/>
            </w:pPr>
            <w:r>
              <w:t>State of Function</w:t>
            </w:r>
          </w:p>
          <w:p w14:paraId="16869FD6" w14:textId="77777777" w:rsidR="002273E4" w:rsidRDefault="002273E4" w:rsidP="00361EFD">
            <w:pPr>
              <w:pStyle w:val="TableText"/>
            </w:pPr>
            <w:r>
              <w:t>State of Charge</w:t>
            </w:r>
          </w:p>
          <w:p w14:paraId="45AE8645" w14:textId="77777777" w:rsidR="002273E4" w:rsidRDefault="002273E4" w:rsidP="00361EFD">
            <w:pPr>
              <w:pStyle w:val="TableText"/>
            </w:pPr>
            <w:r>
              <w:t>Absolute State of Charge</w:t>
            </w:r>
          </w:p>
          <w:p w14:paraId="5361E161" w14:textId="77777777" w:rsidR="002273E4" w:rsidRDefault="002273E4" w:rsidP="00361EFD">
            <w:pPr>
              <w:pStyle w:val="TableText"/>
            </w:pPr>
            <w:r>
              <w:t>Relative State of Charge</w:t>
            </w:r>
          </w:p>
          <w:p w14:paraId="6D1017AF" w14:textId="77777777" w:rsidR="002273E4" w:rsidRDefault="002273E4" w:rsidP="00361EFD">
            <w:pPr>
              <w:pStyle w:val="TableText"/>
            </w:pPr>
            <w:r>
              <w:t>Remain Useful Life</w:t>
            </w:r>
          </w:p>
          <w:p w14:paraId="1D697F6D" w14:textId="45509D26" w:rsidR="002273E4" w:rsidRDefault="002273E4" w:rsidP="00361EFD">
            <w:pPr>
              <w:pStyle w:val="TableText"/>
            </w:pPr>
            <w:r>
              <w:t>Open Circuit Voltage</w:t>
            </w:r>
          </w:p>
          <w:p w14:paraId="40A99EAF" w14:textId="67BE310E" w:rsidR="00A5427C" w:rsidRPr="00A5427C" w:rsidRDefault="00A5427C" w:rsidP="00361EFD">
            <w:pPr>
              <w:pStyle w:val="TableText"/>
            </w:pPr>
            <w:bookmarkStart w:id="32" w:name="_Hlk49260069"/>
            <w:r w:rsidRPr="00A5427C">
              <w:t>Electrochemical Impedance Spectroscopy</w:t>
            </w:r>
          </w:p>
          <w:bookmarkEnd w:id="32"/>
          <w:p w14:paraId="734A2CF8" w14:textId="77777777" w:rsidR="002273E4" w:rsidRPr="00B1151F" w:rsidRDefault="002273E4" w:rsidP="00361EFD">
            <w:pPr>
              <w:pStyle w:val="TableText"/>
            </w:pPr>
            <w:r w:rsidRPr="00B1151F">
              <w:t>Equivalent Circuit Model</w:t>
            </w:r>
          </w:p>
          <w:p w14:paraId="7FAC2505" w14:textId="77777777" w:rsidR="002273E4" w:rsidRDefault="002273E4" w:rsidP="00361EFD">
            <w:pPr>
              <w:pStyle w:val="TableText"/>
            </w:pPr>
            <w:r>
              <w:t>Machine Learning</w:t>
            </w:r>
          </w:p>
          <w:p w14:paraId="493B4B8E" w14:textId="77777777" w:rsidR="002273E4" w:rsidRDefault="002273E4" w:rsidP="00361EFD">
            <w:pPr>
              <w:pStyle w:val="TableText"/>
            </w:pPr>
            <w:r>
              <w:t>Support Vector Machine</w:t>
            </w:r>
          </w:p>
          <w:p w14:paraId="0A1525A2" w14:textId="55A85C7B" w:rsidR="005C21FA" w:rsidRDefault="00EE554C" w:rsidP="00361EFD">
            <w:pPr>
              <w:pStyle w:val="TableText"/>
            </w:pPr>
            <w:r>
              <w:t>Solid Electrolyte Interphase</w:t>
            </w:r>
          </w:p>
        </w:tc>
      </w:tr>
    </w:tbl>
    <w:p w14:paraId="1797BB4B" w14:textId="77777777" w:rsidR="00361EFD" w:rsidRDefault="00361EFD" w:rsidP="00941D35"/>
    <w:p w14:paraId="32F8E3C5" w14:textId="77777777" w:rsidR="00DA28B2" w:rsidRDefault="00DA28B2" w:rsidP="00941D35"/>
    <w:p w14:paraId="1146C6E6" w14:textId="77777777" w:rsidR="00DA28B2" w:rsidRDefault="00DA28B2" w:rsidP="00DA28B2">
      <w:pPr>
        <w:pStyle w:val="Heading1"/>
        <w:sectPr w:rsidR="00DA28B2" w:rsidSect="00623A81">
          <w:footerReference w:type="default" r:id="rId15"/>
          <w:pgSz w:w="11906" w:h="16838" w:code="9"/>
          <w:pgMar w:top="1701" w:right="1701" w:bottom="1701" w:left="1701" w:header="709" w:footer="851" w:gutter="0"/>
          <w:pgNumType w:fmt="lowerRoman" w:start="1"/>
          <w:cols w:space="708"/>
          <w:docGrid w:linePitch="360"/>
        </w:sectPr>
      </w:pPr>
    </w:p>
    <w:p w14:paraId="63492039" w14:textId="77777777" w:rsidR="008D5D60" w:rsidRDefault="002273E4" w:rsidP="008D5D60">
      <w:pPr>
        <w:pStyle w:val="Heading1"/>
      </w:pPr>
      <w:bookmarkStart w:id="33" w:name="_Toc49247448"/>
      <w:bookmarkStart w:id="34" w:name="_Toc51833421"/>
      <w:r>
        <w:lastRenderedPageBreak/>
        <w:t>Introduction</w:t>
      </w:r>
      <w:bookmarkEnd w:id="33"/>
    </w:p>
    <w:p w14:paraId="07660D2B" w14:textId="728B9620" w:rsidR="002273E4" w:rsidRDefault="00C445C8" w:rsidP="002273E4">
      <w:r>
        <w:t xml:space="preserve">With the increasing </w:t>
      </w:r>
      <w:r w:rsidR="00C66AE1">
        <w:t xml:space="preserve">demand </w:t>
      </w:r>
      <w:r>
        <w:t>of energy on earth</w:t>
      </w:r>
      <w:r w:rsidR="001714E1">
        <w:t xml:space="preserve"> and the </w:t>
      </w:r>
      <w:r w:rsidR="00ED785A">
        <w:t xml:space="preserve">growing </w:t>
      </w:r>
      <w:r w:rsidR="001714E1">
        <w:t xml:space="preserve">awareness of </w:t>
      </w:r>
      <w:r w:rsidR="00C66AE1">
        <w:t xml:space="preserve">human </w:t>
      </w:r>
      <w:r w:rsidR="00BC71C7">
        <w:t>and environmental</w:t>
      </w:r>
      <w:r w:rsidR="00ED785A">
        <w:t xml:space="preserve"> protection concept, </w:t>
      </w:r>
      <w:r w:rsidR="00C6113A">
        <w:t xml:space="preserve">Electric vehicles (EVs) </w:t>
      </w:r>
      <w:r w:rsidR="00E61020">
        <w:t xml:space="preserve">has </w:t>
      </w:r>
      <w:r w:rsidR="001869A9">
        <w:t>become</w:t>
      </w:r>
      <w:r w:rsidR="00E61020">
        <w:t xml:space="preserve"> a</w:t>
      </w:r>
      <w:r w:rsidR="00A61C5B">
        <w:t xml:space="preserve"> </w:t>
      </w:r>
      <w:r w:rsidR="00C66AE1">
        <w:t xml:space="preserve">demanding </w:t>
      </w:r>
      <w:r w:rsidR="00A61C5B">
        <w:t>vehicle</w:t>
      </w:r>
      <w:r w:rsidR="007D7926">
        <w:t xml:space="preserve"> </w:t>
      </w:r>
      <w:r w:rsidR="00C66AE1">
        <w:t xml:space="preserve">type </w:t>
      </w:r>
      <w:r w:rsidR="007D7926">
        <w:t xml:space="preserve">in both developed and some </w:t>
      </w:r>
      <w:r w:rsidR="00626107">
        <w:t>developing countries.</w:t>
      </w:r>
    </w:p>
    <w:p w14:paraId="39A74312" w14:textId="7BE12C24" w:rsidR="00D12194" w:rsidRDefault="00D12194" w:rsidP="002273E4">
      <w:r>
        <w:t xml:space="preserve">Considering a single cell battery pack, </w:t>
      </w:r>
      <w:r w:rsidR="00BB0664">
        <w:t>a</w:t>
      </w:r>
      <w:r w:rsidR="006C5FE1">
        <w:t xml:space="preserve"> constant charge and </w:t>
      </w:r>
      <w:r w:rsidR="00BB0664">
        <w:t xml:space="preserve">discharge </w:t>
      </w:r>
      <w:r w:rsidR="00232FE5">
        <w:t>rate within</w:t>
      </w:r>
      <w:r w:rsidR="007B29D7">
        <w:t xml:space="preserve"> a full cycle</w:t>
      </w:r>
      <w:r w:rsidR="00BB0664">
        <w:t xml:space="preserve"> can easily </w:t>
      </w:r>
      <w:r w:rsidR="007B29D7">
        <w:t xml:space="preserve">reach </w:t>
      </w:r>
      <w:r w:rsidR="004022E2">
        <w:t>its</w:t>
      </w:r>
      <w:r w:rsidR="007B29D7">
        <w:t xml:space="preserve"> maximum battery life</w:t>
      </w:r>
      <w:r w:rsidR="00232FE5">
        <w:t xml:space="preserve">. However, </w:t>
      </w:r>
      <w:r w:rsidR="00E3473D">
        <w:t xml:space="preserve">a </w:t>
      </w:r>
      <w:r w:rsidR="00BE7FF7">
        <w:t xml:space="preserve">high-power large capacity battery </w:t>
      </w:r>
      <w:r w:rsidR="003474A8">
        <w:t>that drives</w:t>
      </w:r>
      <w:r w:rsidR="00BE7FF7">
        <w:t xml:space="preserve"> </w:t>
      </w:r>
      <w:r w:rsidR="00F535E5">
        <w:t>a</w:t>
      </w:r>
      <w:r w:rsidR="005E544C">
        <w:t>n</w:t>
      </w:r>
      <w:r w:rsidR="00BE7FF7">
        <w:t xml:space="preserve"> </w:t>
      </w:r>
      <w:r w:rsidR="003474A8">
        <w:t>EV’s engine</w:t>
      </w:r>
      <w:r w:rsidR="00BE7FF7">
        <w:t xml:space="preserve"> is usually made up of many </w:t>
      </w:r>
      <w:r w:rsidR="003474A8">
        <w:t>single battery packs connected in series</w:t>
      </w:r>
      <w:r w:rsidR="00364CDD">
        <w:t xml:space="preserve"> or parallel</w:t>
      </w:r>
      <w:r w:rsidR="003474A8">
        <w:t xml:space="preserve">. As </w:t>
      </w:r>
      <w:r w:rsidR="007E2465">
        <w:t>each of the battery pack</w:t>
      </w:r>
      <w:r w:rsidR="009F03B8">
        <w:t xml:space="preserve"> varies </w:t>
      </w:r>
      <w:r w:rsidR="003C24A4">
        <w:t>in quality, an imbalance among the battery pack</w:t>
      </w:r>
      <w:r w:rsidR="000443FF">
        <w:t xml:space="preserve"> will appear </w:t>
      </w:r>
      <w:r w:rsidR="00DA416F">
        <w:t xml:space="preserve">over time, which may reduce the remain useful </w:t>
      </w:r>
      <w:r w:rsidR="0029637E">
        <w:t>life (</w:t>
      </w:r>
      <w:r w:rsidR="00DA416F">
        <w:t xml:space="preserve">RUL) </w:t>
      </w:r>
      <w:r w:rsidR="001D165B">
        <w:t>to a large extent</w:t>
      </w:r>
      <w:r w:rsidR="00A52CBB">
        <w:t xml:space="preserve"> and sometimes leads to</w:t>
      </w:r>
      <w:r w:rsidR="005447A8">
        <w:t xml:space="preserve"> </w:t>
      </w:r>
      <w:r w:rsidR="00A52CBB">
        <w:t>failure</w:t>
      </w:r>
      <w:r w:rsidR="001D165B">
        <w:t>.</w:t>
      </w:r>
      <w:r w:rsidR="0029637E">
        <w:t xml:space="preserve"> To </w:t>
      </w:r>
      <w:r w:rsidR="007F0B42">
        <w:t>slow down or suppress this situation</w:t>
      </w:r>
      <w:r w:rsidR="00EE6EBB">
        <w:t xml:space="preserve">, </w:t>
      </w:r>
      <w:r w:rsidR="00C66AE1">
        <w:t xml:space="preserve">manufacturers </w:t>
      </w:r>
      <w:r w:rsidR="006E21A7">
        <w:t xml:space="preserve">have developed a </w:t>
      </w:r>
      <w:r w:rsidR="005E7F72">
        <w:t>battery management system (BMS)</w:t>
      </w:r>
      <w:r w:rsidR="00122D62">
        <w:t xml:space="preserve"> for Li-ion batteries based on the BMS for lead-acid batteries used in gasoline vehicles. </w:t>
      </w:r>
      <w:r w:rsidR="00C97371">
        <w:t xml:space="preserve">A BMS </w:t>
      </w:r>
      <w:r w:rsidR="00AF680F">
        <w:t xml:space="preserve">is implemented to </w:t>
      </w:r>
      <w:r w:rsidR="00A52CBB">
        <w:t>monitor the condition of</w:t>
      </w:r>
      <w:r w:rsidR="00954BED">
        <w:t xml:space="preserve"> the battery</w:t>
      </w:r>
      <w:r w:rsidR="000F1447">
        <w:t xml:space="preserve"> using some specific parameters (</w:t>
      </w:r>
      <w:r w:rsidR="00DC39A5">
        <w:t>e.g. voltage, current</w:t>
      </w:r>
      <w:r w:rsidR="005F3160">
        <w:t>,</w:t>
      </w:r>
      <w:r w:rsidR="00DC39A5">
        <w:t xml:space="preserve"> and temperature) and </w:t>
      </w:r>
      <w:r w:rsidR="00561510">
        <w:t>take proper measure</w:t>
      </w:r>
      <w:r w:rsidR="00C264A8">
        <w:t>ments</w:t>
      </w:r>
      <w:r w:rsidR="00561510">
        <w:t xml:space="preserve"> to provide battery safety and longevity.</w:t>
      </w:r>
    </w:p>
    <w:p w14:paraId="07634578" w14:textId="3308C46C" w:rsidR="007E2858" w:rsidRDefault="00E37902" w:rsidP="002273E4">
      <w:r>
        <w:t xml:space="preserve">The </w:t>
      </w:r>
      <w:r w:rsidR="001F6F75">
        <w:t>emergence</w:t>
      </w:r>
      <w:r>
        <w:t xml:space="preserve"> of </w:t>
      </w:r>
      <w:r w:rsidR="00B75478">
        <w:t xml:space="preserve">BMS has </w:t>
      </w:r>
      <w:r w:rsidR="0030763D">
        <w:t>undoubtedly made the batteries of electric vehicles more durable.</w:t>
      </w:r>
      <w:r w:rsidR="005B2225">
        <w:t xml:space="preserve"> </w:t>
      </w:r>
      <w:r w:rsidR="004620B7">
        <w:t>However</w:t>
      </w:r>
      <w:r w:rsidR="00631001">
        <w:t xml:space="preserve">, </w:t>
      </w:r>
      <w:r w:rsidR="00E85D9F">
        <w:t xml:space="preserve">most </w:t>
      </w:r>
      <w:r w:rsidR="004620B7">
        <w:t xml:space="preserve">of the consumers are unaware of basics </w:t>
      </w:r>
      <w:r w:rsidR="00BC71C7">
        <w:t>of battery</w:t>
      </w:r>
      <w:r w:rsidR="00E85D9F">
        <w:t xml:space="preserve"> except the </w:t>
      </w:r>
      <w:r w:rsidR="004620B7">
        <w:t xml:space="preserve">only </w:t>
      </w:r>
      <w:r w:rsidR="00E85D9F">
        <w:t xml:space="preserve">parameters provided by the BMS. For </w:t>
      </w:r>
      <w:r w:rsidR="000A7A1A">
        <w:t xml:space="preserve">example, </w:t>
      </w:r>
      <w:r w:rsidR="00EC30A4">
        <w:t xml:space="preserve">consumers and maintenance </w:t>
      </w:r>
      <w:r w:rsidR="00116726">
        <w:t>agents</w:t>
      </w:r>
      <w:r w:rsidR="00F27B5B">
        <w:t xml:space="preserve"> can only choose to trust the percentage of </w:t>
      </w:r>
      <w:r w:rsidR="005F3160">
        <w:t xml:space="preserve">the </w:t>
      </w:r>
      <w:r w:rsidR="00F27B5B">
        <w:t>state of charge (SoC) displayed on the dashboard to determine how much power is left in the battery.</w:t>
      </w:r>
      <w:r w:rsidR="00DF7FCF">
        <w:t xml:space="preserve"> </w:t>
      </w:r>
      <w:r w:rsidR="001C7D30">
        <w:t xml:space="preserve">Many cases have been reported </w:t>
      </w:r>
      <w:r w:rsidR="004620B7">
        <w:t>where</w:t>
      </w:r>
      <w:r w:rsidR="00116E7B">
        <w:t xml:space="preserve"> customers </w:t>
      </w:r>
      <w:r w:rsidR="004620B7">
        <w:t>battery operated</w:t>
      </w:r>
      <w:r w:rsidR="001C7D30">
        <w:t xml:space="preserve"> </w:t>
      </w:r>
      <w:r w:rsidR="00585B23">
        <w:t>mobile phone</w:t>
      </w:r>
      <w:r w:rsidR="004620B7">
        <w:t>s</w:t>
      </w:r>
      <w:r w:rsidR="00585B23">
        <w:t xml:space="preserve"> </w:t>
      </w:r>
      <w:r w:rsidR="00166C35">
        <w:t>or EV</w:t>
      </w:r>
      <w:r w:rsidR="004620B7">
        <w:t>s</w:t>
      </w:r>
      <w:r w:rsidR="00166C35">
        <w:t xml:space="preserve"> shutdown suddenly although the </w:t>
      </w:r>
      <w:r w:rsidR="004620B7">
        <w:t xml:space="preserve">battery power </w:t>
      </w:r>
      <w:r w:rsidR="0017271E">
        <w:t xml:space="preserve">indicator </w:t>
      </w:r>
      <w:r w:rsidR="004620B7">
        <w:t xml:space="preserve">was </w:t>
      </w:r>
      <w:r w:rsidR="00166C35">
        <w:t xml:space="preserve">still showing </w:t>
      </w:r>
      <w:r w:rsidR="0081494F">
        <w:t>above</w:t>
      </w:r>
      <w:r w:rsidR="00166C35">
        <w:t xml:space="preserve"> 20%.</w:t>
      </w:r>
      <w:r w:rsidR="0081494F">
        <w:t xml:space="preserve"> </w:t>
      </w:r>
      <w:r w:rsidR="00CE3608">
        <w:t xml:space="preserve">The battery aging </w:t>
      </w:r>
      <w:r w:rsidR="00507DCD">
        <w:t>makes</w:t>
      </w:r>
      <w:r w:rsidR="00CE3608">
        <w:t xml:space="preserve"> the traditional </w:t>
      </w:r>
      <w:r w:rsidR="001F49A7">
        <w:t>coulomb counting or SoC</w:t>
      </w:r>
      <w:r w:rsidR="00364CDD">
        <w:t>-OCV</w:t>
      </w:r>
      <w:r w:rsidR="001F49A7">
        <w:t xml:space="preserve"> </w:t>
      </w:r>
      <w:r w:rsidR="00164D4C">
        <w:t xml:space="preserve">prediction </w:t>
      </w:r>
      <w:r w:rsidR="00507DCD">
        <w:t>method less reliable.</w:t>
      </w:r>
      <w:r w:rsidR="00FF1AEA">
        <w:t xml:space="preserve"> </w:t>
      </w:r>
    </w:p>
    <w:p w14:paraId="20BE81AA" w14:textId="504A67D4" w:rsidR="00BD646D" w:rsidRDefault="0052669B" w:rsidP="002273E4">
      <w:r>
        <w:t xml:space="preserve">The electrochemical impedance </w:t>
      </w:r>
      <w:r w:rsidR="0094475E">
        <w:t>spectroscopy (EIS) testing method can be carried out in any electrochemical reaction stage (charge or discharge), and at the same time does not cause any loss to the battery during the test process, so it</w:t>
      </w:r>
      <w:r w:rsidR="00576842">
        <w:t xml:space="preserve"> can better reflect the true state of the battery. </w:t>
      </w:r>
      <w:r w:rsidR="0008159C">
        <w:t>Using EIS in Li-ion batter</w:t>
      </w:r>
      <w:r w:rsidR="00731405">
        <w:t>ies</w:t>
      </w:r>
      <w:r w:rsidR="0008159C">
        <w:t xml:space="preserve"> </w:t>
      </w:r>
      <w:r w:rsidR="00975371">
        <w:t xml:space="preserve">has </w:t>
      </w:r>
      <w:r w:rsidR="00975371">
        <w:lastRenderedPageBreak/>
        <w:t xml:space="preserve">become a popular topic </w:t>
      </w:r>
      <w:r w:rsidR="00F84218">
        <w:t>for identifying degradation pattern</w:t>
      </w:r>
      <w:r w:rsidR="00731405">
        <w:t>s</w:t>
      </w:r>
      <w:r w:rsidR="00F84218">
        <w:t xml:space="preserve">. Although </w:t>
      </w:r>
      <w:r w:rsidR="00E71D86">
        <w:t xml:space="preserve">EIS test instruments are usually </w:t>
      </w:r>
      <w:r w:rsidR="00C07078">
        <w:t xml:space="preserve">in the lab, </w:t>
      </w:r>
      <w:r w:rsidR="00796416">
        <w:t>due to its broad prospects, some companies have also launched a series of chips to m</w:t>
      </w:r>
      <w:r w:rsidR="004B2C86">
        <w:t>ake it possible to apply EIS</w:t>
      </w:r>
      <w:r w:rsidR="00116726">
        <w:t xml:space="preserve"> testing</w:t>
      </w:r>
      <w:r w:rsidR="004B2C86">
        <w:t xml:space="preserve"> within a BMS.</w:t>
      </w:r>
    </w:p>
    <w:p w14:paraId="55756304" w14:textId="08A71FF1" w:rsidR="00131787" w:rsidRDefault="000F7C39" w:rsidP="002273E4">
      <w:r>
        <w:t>Many publications indicate that pre</w:t>
      </w:r>
      <w:r w:rsidR="00C75BFC">
        <w:t xml:space="preserve">dicting current SoC and temperature </w:t>
      </w:r>
      <w:r w:rsidR="00F011D5">
        <w:t>of the battery by using EIS data is feasible</w:t>
      </w:r>
      <w:r w:rsidR="009D5695">
        <w:t xml:space="preserve"> (XI An-</w:t>
      </w:r>
      <w:proofErr w:type="spellStart"/>
      <w:r w:rsidR="009D5695">
        <w:t>jing</w:t>
      </w:r>
      <w:proofErr w:type="spellEnd"/>
      <w:r w:rsidR="009D5695">
        <w:t xml:space="preserve">, </w:t>
      </w:r>
      <w:r w:rsidR="006C33BC">
        <w:t>2012</w:t>
      </w:r>
      <w:r w:rsidR="00FE08FA">
        <w:t xml:space="preserve">, Zhang </w:t>
      </w:r>
      <w:proofErr w:type="spellStart"/>
      <w:r w:rsidR="00FE08FA">
        <w:t>Caipin</w:t>
      </w:r>
      <w:proofErr w:type="spellEnd"/>
      <w:r w:rsidR="00FE08FA">
        <w:t>, 2013</w:t>
      </w:r>
      <w:r w:rsidR="006C33BC">
        <w:t>)</w:t>
      </w:r>
      <w:r w:rsidR="009D5695">
        <w:t xml:space="preserve"> as</w:t>
      </w:r>
      <w:commentRangeStart w:id="35"/>
      <w:commentRangeEnd w:id="35"/>
      <w:r w:rsidR="004620B7">
        <w:rPr>
          <w:rStyle w:val="CommentReference"/>
        </w:rPr>
        <w:commentReference w:id="35"/>
      </w:r>
      <w:r w:rsidR="00D06C7F">
        <w:t xml:space="preserve"> </w:t>
      </w:r>
      <w:r w:rsidR="00DB0ECB">
        <w:t xml:space="preserve">values from some elements in the </w:t>
      </w:r>
      <w:r w:rsidR="00650056">
        <w:t>e</w:t>
      </w:r>
      <w:r w:rsidR="00650056" w:rsidRPr="00650056">
        <w:t xml:space="preserve">quivalent </w:t>
      </w:r>
      <w:r w:rsidR="00650056">
        <w:t>c</w:t>
      </w:r>
      <w:r w:rsidR="00650056" w:rsidRPr="00650056">
        <w:t xml:space="preserve">ircuit </w:t>
      </w:r>
      <w:r w:rsidR="00650056">
        <w:t>m</w:t>
      </w:r>
      <w:r w:rsidR="00650056" w:rsidRPr="00650056">
        <w:t>odel</w:t>
      </w:r>
      <w:r w:rsidR="00650056">
        <w:t xml:space="preserve"> (ECM)</w:t>
      </w:r>
      <w:r w:rsidR="009A1FDF">
        <w:t xml:space="preserve"> follow a </w:t>
      </w:r>
      <w:r w:rsidR="00F15677">
        <w:t>significant</w:t>
      </w:r>
      <w:r w:rsidR="00D01017">
        <w:t xml:space="preserve"> trend during aging or changing in temperature.</w:t>
      </w:r>
      <w:r w:rsidR="00F15677">
        <w:t xml:space="preserve"> However, </w:t>
      </w:r>
      <w:r w:rsidR="00212F26">
        <w:t xml:space="preserve">few studies have explored the relationship between </w:t>
      </w:r>
      <w:r w:rsidR="00731405">
        <w:t xml:space="preserve">the </w:t>
      </w:r>
      <w:r w:rsidR="002109BC">
        <w:t>state of health (</w:t>
      </w:r>
      <w:proofErr w:type="spellStart"/>
      <w:r w:rsidR="002109BC">
        <w:t>SoH</w:t>
      </w:r>
      <w:proofErr w:type="spellEnd"/>
      <w:r w:rsidR="002109BC">
        <w:t>)</w:t>
      </w:r>
      <w:r w:rsidR="00212F26">
        <w:t xml:space="preserve"> and EIS data as </w:t>
      </w:r>
      <w:proofErr w:type="spellStart"/>
      <w:r w:rsidR="00212F26">
        <w:t>SoH</w:t>
      </w:r>
      <w:proofErr w:type="spellEnd"/>
      <w:r w:rsidR="00212F26">
        <w:t xml:space="preserve"> is the result of the combined effect of changes in various</w:t>
      </w:r>
      <w:r w:rsidR="00B46E22">
        <w:t xml:space="preserve"> element values in the ECM.</w:t>
      </w:r>
      <w:r w:rsidR="00371A9D">
        <w:t xml:space="preserve"> </w:t>
      </w:r>
      <w:r w:rsidR="00C21D63">
        <w:t xml:space="preserve">This </w:t>
      </w:r>
      <w:r w:rsidR="004A4A5D">
        <w:t>thesis</w:t>
      </w:r>
      <w:r w:rsidR="00C21D63">
        <w:t xml:space="preserve"> will try to consider </w:t>
      </w:r>
      <w:r w:rsidR="006B676C">
        <w:t>multiple</w:t>
      </w:r>
      <w:r w:rsidR="00C21D63">
        <w:t xml:space="preserve"> effect</w:t>
      </w:r>
      <w:r w:rsidR="00731405">
        <w:t>s</w:t>
      </w:r>
      <w:r w:rsidR="00C21D63">
        <w:t xml:space="preserve"> from the ECM and </w:t>
      </w:r>
      <w:r w:rsidR="00E61C44">
        <w:t>give a relative</w:t>
      </w:r>
      <w:r w:rsidR="00731405">
        <w:t>ly</w:t>
      </w:r>
      <w:r w:rsidR="00E61C44">
        <w:t xml:space="preserve"> </w:t>
      </w:r>
      <w:r w:rsidR="00B760F2">
        <w:t xml:space="preserve">accurate </w:t>
      </w:r>
      <w:proofErr w:type="spellStart"/>
      <w:r w:rsidR="00B760F2">
        <w:t>SoH</w:t>
      </w:r>
      <w:proofErr w:type="spellEnd"/>
      <w:r w:rsidR="00B760F2">
        <w:t xml:space="preserve"> value by machine learning.</w:t>
      </w:r>
    </w:p>
    <w:p w14:paraId="573D0C5C" w14:textId="089FC9C5" w:rsidR="00B760F2" w:rsidRPr="005E7F72" w:rsidRDefault="00EF7CC0" w:rsidP="002273E4">
      <w:r>
        <w:t xml:space="preserve">In this </w:t>
      </w:r>
      <w:r w:rsidR="00116E7B">
        <w:t>thesis</w:t>
      </w:r>
      <w:r>
        <w:t>, Chapter 1 lists the aim, objectives, and deliverables of the thesis</w:t>
      </w:r>
      <w:r w:rsidR="00E6017D">
        <w:t>. Chapter 2 reviews the current studies and tec</w:t>
      </w:r>
      <w:r w:rsidR="002D42BF">
        <w:t xml:space="preserve">hnologies in BMS, EIS, and </w:t>
      </w:r>
      <w:r w:rsidR="00FD2A7D">
        <w:t xml:space="preserve">some </w:t>
      </w:r>
      <w:r w:rsidR="002D42BF">
        <w:t>popular machine learning</w:t>
      </w:r>
      <w:r w:rsidR="00BC69DF">
        <w:t xml:space="preserve"> algorithm</w:t>
      </w:r>
      <w:r w:rsidR="00FD2A7D">
        <w:t>s</w:t>
      </w:r>
      <w:r w:rsidR="00BC69DF">
        <w:t xml:space="preserve">. In Chapter 3, </w:t>
      </w:r>
      <w:r w:rsidR="00067ECD">
        <w:t>selections of methodology to meet the aim are discussed and results are presented in Chapter</w:t>
      </w:r>
      <w:r w:rsidR="00001F1E">
        <w:t xml:space="preserve"> 4. </w:t>
      </w:r>
      <w:r w:rsidR="00731405">
        <w:t>A r</w:t>
      </w:r>
      <w:r w:rsidR="00001F1E">
        <w:t xml:space="preserve">eview of the results </w:t>
      </w:r>
      <w:r w:rsidR="00731405">
        <w:t>is</w:t>
      </w:r>
      <w:r w:rsidR="00001F1E">
        <w:t xml:space="preserve"> provided in Chapter 5. This report ends with the conclusion and future </w:t>
      </w:r>
      <w:r w:rsidR="006A1A96">
        <w:t>works in Chapter 6.</w:t>
      </w:r>
    </w:p>
    <w:p w14:paraId="7113D1A8" w14:textId="2EEA930D" w:rsidR="002273E4" w:rsidRDefault="00116E7B" w:rsidP="002273E4">
      <w:pPr>
        <w:pStyle w:val="Heading2"/>
      </w:pPr>
      <w:bookmarkStart w:id="36" w:name="_Toc49247449"/>
      <w:r>
        <w:t>Aim</w:t>
      </w:r>
      <w:bookmarkEnd w:id="36"/>
    </w:p>
    <w:p w14:paraId="4B651EA0" w14:textId="77777777" w:rsidR="00686B3D" w:rsidRDefault="00686B3D" w:rsidP="00686B3D">
      <w:r>
        <w:t>The thesis aims to predict health information of batteries by the machine learning model, which is trained by EIS data from known batteries, and help users and maintenance agents to supervise the batteries’ aging situation to get a replacement at the proper time.</w:t>
      </w:r>
    </w:p>
    <w:p w14:paraId="13873A33" w14:textId="38056575" w:rsidR="00DA28B2" w:rsidRDefault="004A4A5D" w:rsidP="00CC21F1">
      <w:pPr>
        <w:pStyle w:val="Heading2"/>
      </w:pPr>
      <w:bookmarkStart w:id="37" w:name="_Toc49247450"/>
      <w:r>
        <w:t>Objectives</w:t>
      </w:r>
      <w:bookmarkEnd w:id="37"/>
    </w:p>
    <w:p w14:paraId="4211F85E" w14:textId="19BD7B76" w:rsidR="004A4A5D" w:rsidRDefault="004A4A5D" w:rsidP="004A4A5D">
      <w:pPr>
        <w:pStyle w:val="ListParagraph"/>
        <w:numPr>
          <w:ilvl w:val="0"/>
          <w:numId w:val="26"/>
        </w:numPr>
      </w:pPr>
      <w:r>
        <w:t>Generate and automatically extract and process battery data from EIS testing experiment</w:t>
      </w:r>
      <w:r w:rsidR="00AB003F">
        <w:t>s</w:t>
      </w:r>
      <w:r>
        <w:t>.</w:t>
      </w:r>
    </w:p>
    <w:p w14:paraId="2C50C2F8" w14:textId="5E2D603E" w:rsidR="004A4A5D" w:rsidRDefault="00B143D9" w:rsidP="004A4A5D">
      <w:pPr>
        <w:pStyle w:val="ListParagraph"/>
        <w:numPr>
          <w:ilvl w:val="0"/>
          <w:numId w:val="26"/>
        </w:numPr>
      </w:pPr>
      <w:r>
        <w:t xml:space="preserve">Reshape and split the data </w:t>
      </w:r>
      <w:r w:rsidR="0007001D">
        <w:t>to training data and testing data</w:t>
      </w:r>
    </w:p>
    <w:p w14:paraId="0DD209C3" w14:textId="5A152D4D" w:rsidR="0007001D" w:rsidRDefault="0007001D" w:rsidP="004A4A5D">
      <w:pPr>
        <w:pStyle w:val="ListParagraph"/>
        <w:numPr>
          <w:ilvl w:val="0"/>
          <w:numId w:val="26"/>
        </w:numPr>
      </w:pPr>
      <w:r>
        <w:t xml:space="preserve">Use </w:t>
      </w:r>
      <w:r w:rsidR="00A129A2">
        <w:t xml:space="preserve">machine learning algorithms </w:t>
      </w:r>
      <w:r>
        <w:t xml:space="preserve">to generate a classification model for different </w:t>
      </w:r>
      <w:r w:rsidR="002374B2">
        <w:t>health status</w:t>
      </w:r>
      <w:r w:rsidR="009A58A0">
        <w:t xml:space="preserve"> by using training data</w:t>
      </w:r>
      <w:r w:rsidR="002374B2">
        <w:t>.</w:t>
      </w:r>
    </w:p>
    <w:p w14:paraId="1182A1AF" w14:textId="4505D2CC" w:rsidR="002374B2" w:rsidRPr="004A4A5D" w:rsidRDefault="004B66CD" w:rsidP="004A4A5D">
      <w:pPr>
        <w:pStyle w:val="ListParagraph"/>
        <w:numPr>
          <w:ilvl w:val="0"/>
          <w:numId w:val="26"/>
        </w:numPr>
      </w:pPr>
      <w:r>
        <w:lastRenderedPageBreak/>
        <w:t xml:space="preserve">Return the </w:t>
      </w:r>
      <w:proofErr w:type="spellStart"/>
      <w:r>
        <w:t>SoH</w:t>
      </w:r>
      <w:proofErr w:type="spellEnd"/>
      <w:r>
        <w:t xml:space="preserve"> of testing data </w:t>
      </w:r>
      <w:r w:rsidR="009A58A0">
        <w:t xml:space="preserve">and validate the model by </w:t>
      </w:r>
      <w:r w:rsidR="00D157FD">
        <w:t xml:space="preserve">comparing the </w:t>
      </w:r>
      <w:r w:rsidR="009E7728">
        <w:t xml:space="preserve">known experimental conditions and </w:t>
      </w:r>
      <w:r w:rsidR="006308D0">
        <w:t>machine learning</w:t>
      </w:r>
      <w:r w:rsidR="009E7728">
        <w:t xml:space="preserve"> predictions.</w:t>
      </w:r>
    </w:p>
    <w:p w14:paraId="67B8F772" w14:textId="7DB82DDB" w:rsidR="00DA28B2" w:rsidRDefault="005A1C97" w:rsidP="00DA28B2">
      <w:pPr>
        <w:pStyle w:val="Heading2"/>
      </w:pPr>
      <w:bookmarkStart w:id="38" w:name="_Toc49247451"/>
      <w:r>
        <w:t>Deliverables</w:t>
      </w:r>
      <w:bookmarkEnd w:id="38"/>
    </w:p>
    <w:p w14:paraId="31CB6E36" w14:textId="7CBC9D64" w:rsidR="00782027" w:rsidRDefault="00E64BDC" w:rsidP="00EA4F6B">
      <w:pPr>
        <w:pStyle w:val="ListParagraph"/>
        <w:numPr>
          <w:ilvl w:val="0"/>
          <w:numId w:val="27"/>
        </w:numPr>
      </w:pPr>
      <w:r>
        <w:t>A client that can automatically process the EIS raw data and do post</w:t>
      </w:r>
      <w:ins w:id="39" w:author="Syed, Adnan" w:date="2020-07-04T16:12:00Z">
        <w:r w:rsidR="004620B7">
          <w:t xml:space="preserve"> </w:t>
        </w:r>
      </w:ins>
      <w:r>
        <w:t xml:space="preserve">processing </w:t>
      </w:r>
      <w:r w:rsidR="00901813">
        <w:t xml:space="preserve">compatible </w:t>
      </w:r>
      <w:r w:rsidR="00F461D4">
        <w:t>with</w:t>
      </w:r>
      <w:r w:rsidR="00901813">
        <w:t xml:space="preserve"> machine </w:t>
      </w:r>
      <w:r w:rsidR="009D7630">
        <w:t>learning</w:t>
      </w:r>
      <w:r w:rsidR="00901813">
        <w:t>.</w:t>
      </w:r>
    </w:p>
    <w:p w14:paraId="1DC437E0" w14:textId="68AA5955" w:rsidR="00EA4F6B" w:rsidRDefault="006D2546" w:rsidP="00EA4F6B">
      <w:pPr>
        <w:pStyle w:val="ListParagraph"/>
        <w:numPr>
          <w:ilvl w:val="0"/>
          <w:numId w:val="27"/>
        </w:numPr>
      </w:pPr>
      <w:r>
        <w:t xml:space="preserve">A trained </w:t>
      </w:r>
      <w:r w:rsidR="00640D4D">
        <w:t xml:space="preserve">machine learning model for battery EIS data and be able to return </w:t>
      </w:r>
      <w:r w:rsidR="002A0BDD">
        <w:t>an</w:t>
      </w:r>
      <w:r w:rsidR="00640D4D">
        <w:t xml:space="preserve"> </w:t>
      </w:r>
      <w:proofErr w:type="spellStart"/>
      <w:r w:rsidR="00782027">
        <w:t>SoH</w:t>
      </w:r>
      <w:proofErr w:type="spellEnd"/>
      <w:r w:rsidR="00782027">
        <w:t xml:space="preserve"> by giving another dataset after postprocessing.</w:t>
      </w:r>
    </w:p>
    <w:p w14:paraId="3101F359" w14:textId="50A03A87" w:rsidR="00901813" w:rsidRPr="00EA4F6B" w:rsidRDefault="00A8649B" w:rsidP="00EA4F6B">
      <w:pPr>
        <w:pStyle w:val="ListParagraph"/>
        <w:numPr>
          <w:ilvl w:val="0"/>
          <w:numId w:val="27"/>
        </w:numPr>
      </w:pPr>
      <w:r>
        <w:t xml:space="preserve">Project Thesis and </w:t>
      </w:r>
      <w:r w:rsidR="00C42441">
        <w:t xml:space="preserve">Poster </w:t>
      </w:r>
      <w:r w:rsidR="00A54497">
        <w:t>Structure of the thesis.</w:t>
      </w:r>
    </w:p>
    <w:bookmarkEnd w:id="34"/>
    <w:p w14:paraId="6171EF9B" w14:textId="77777777" w:rsidR="00CE3F44" w:rsidRDefault="00CE3F44" w:rsidP="00CE3F44"/>
    <w:p w14:paraId="6B01FA41" w14:textId="77777777" w:rsidR="00DA28B2" w:rsidRPr="00941D35" w:rsidRDefault="00DA28B2" w:rsidP="00941D35"/>
    <w:p w14:paraId="45EA6D80" w14:textId="77777777" w:rsidR="00941D35" w:rsidRPr="00941D35" w:rsidRDefault="00941D35" w:rsidP="00941D35"/>
    <w:p w14:paraId="4D7791E7" w14:textId="77777777" w:rsidR="00941D35" w:rsidRPr="00941D35" w:rsidRDefault="00941D35" w:rsidP="00941D35">
      <w:pPr>
        <w:sectPr w:rsidR="00941D35" w:rsidRPr="00941D35" w:rsidSect="00623A81">
          <w:headerReference w:type="default" r:id="rId19"/>
          <w:pgSz w:w="11906" w:h="16838" w:code="9"/>
          <w:pgMar w:top="1701" w:right="1701" w:bottom="1701" w:left="1701" w:header="709" w:footer="851" w:gutter="0"/>
          <w:pgNumType w:start="1"/>
          <w:cols w:space="708"/>
          <w:docGrid w:linePitch="360"/>
        </w:sectPr>
      </w:pPr>
    </w:p>
    <w:p w14:paraId="7F2532EA" w14:textId="29E06C6B" w:rsidR="007D48F0" w:rsidRDefault="00B158DA" w:rsidP="007D48F0">
      <w:pPr>
        <w:pStyle w:val="Heading1"/>
      </w:pPr>
      <w:bookmarkStart w:id="40" w:name="_Toc49247452"/>
      <w:r>
        <w:lastRenderedPageBreak/>
        <w:t>Literature Review</w:t>
      </w:r>
      <w:bookmarkEnd w:id="40"/>
    </w:p>
    <w:p w14:paraId="21AC1BB7" w14:textId="44D91A13" w:rsidR="00862066" w:rsidRPr="00862066" w:rsidRDefault="00862066" w:rsidP="00862066">
      <w:r>
        <w:t xml:space="preserve">This chapter </w:t>
      </w:r>
      <w:r w:rsidR="00711253">
        <w:t xml:space="preserve">explores the current state of </w:t>
      </w:r>
      <w:r w:rsidR="007A4537">
        <w:t xml:space="preserve">technologies used to test battery and provide </w:t>
      </w:r>
      <w:r w:rsidR="00172A7A">
        <w:t>the</w:t>
      </w:r>
      <w:r w:rsidR="0017271E">
        <w:t>ir</w:t>
      </w:r>
      <w:r w:rsidR="00172A7A">
        <w:t xml:space="preserve"> </w:t>
      </w:r>
      <w:r w:rsidR="001A0909">
        <w:t>safety and longevity</w:t>
      </w:r>
      <w:r w:rsidR="00247CBF">
        <w:t>.</w:t>
      </w:r>
      <w:r w:rsidR="005A756B">
        <w:t xml:space="preserve"> Apart from the battery</w:t>
      </w:r>
      <w:r w:rsidR="00EA6659">
        <w:t xml:space="preserve"> p</w:t>
      </w:r>
      <w:r w:rsidR="00C6198D">
        <w:t>er</w:t>
      </w:r>
      <w:r w:rsidR="00EA6659">
        <w:t xml:space="preserve">spective, </w:t>
      </w:r>
      <w:r w:rsidR="008B1159">
        <w:t>popular</w:t>
      </w:r>
      <w:r w:rsidR="00EA6659">
        <w:t xml:space="preserve"> machine learning algorithms used in data a</w:t>
      </w:r>
      <w:r w:rsidR="00182E1C">
        <w:t>naly</w:t>
      </w:r>
      <w:r w:rsidR="008F3A4E">
        <w:t>s</w:t>
      </w:r>
      <w:r w:rsidR="00172A7A">
        <w:t>is</w:t>
      </w:r>
      <w:r w:rsidR="009603DA">
        <w:t xml:space="preserve"> </w:t>
      </w:r>
      <w:r w:rsidR="008F3A4E">
        <w:t>will also be discussed.</w:t>
      </w:r>
      <w:r w:rsidR="00247CBF">
        <w:t xml:space="preserve"> </w:t>
      </w:r>
      <w:r w:rsidR="006029D7">
        <w:t xml:space="preserve">The first part of the review will focus on </w:t>
      </w:r>
      <w:r w:rsidR="006F3662">
        <w:t xml:space="preserve">the principle of </w:t>
      </w:r>
      <w:r w:rsidR="00172A7A">
        <w:t xml:space="preserve">the </w:t>
      </w:r>
      <w:r w:rsidR="006F3662">
        <w:t>EIS testing method and how can it</w:t>
      </w:r>
      <w:r w:rsidR="00DC0832">
        <w:t xml:space="preserve"> be used </w:t>
      </w:r>
      <w:r w:rsidR="00651F6A">
        <w:t>in battery testing</w:t>
      </w:r>
      <w:r w:rsidR="00B8109F">
        <w:t xml:space="preserve">. </w:t>
      </w:r>
      <w:r w:rsidR="00043764">
        <w:t>After that</w:t>
      </w:r>
      <w:r w:rsidR="00172A7A">
        <w:t>,</w:t>
      </w:r>
      <w:r w:rsidR="00043764">
        <w:t xml:space="preserve"> </w:t>
      </w:r>
      <w:r w:rsidR="00612FF7">
        <w:t xml:space="preserve">a review of BMS will be presented including </w:t>
      </w:r>
      <w:r w:rsidR="003147EB">
        <w:t>their structure and responsibilities.</w:t>
      </w:r>
      <w:r w:rsidR="009603DA">
        <w:t xml:space="preserve"> </w:t>
      </w:r>
      <w:r w:rsidR="00A9736A">
        <w:t>Meanwhile</w:t>
      </w:r>
      <w:r w:rsidR="001F27E7">
        <w:t xml:space="preserve">, combined with </w:t>
      </w:r>
      <w:r w:rsidR="00C8674A">
        <w:t xml:space="preserve">some publications and relevant news on the </w:t>
      </w:r>
      <w:r w:rsidR="00253A47">
        <w:t>i</w:t>
      </w:r>
      <w:r w:rsidR="00C8674A">
        <w:t xml:space="preserve">nternet, </w:t>
      </w:r>
      <w:r w:rsidR="00D468DE">
        <w:t xml:space="preserve">it will explain </w:t>
      </w:r>
      <w:r w:rsidR="00D540B3">
        <w:t>a way</w:t>
      </w:r>
      <w:r w:rsidR="00D468DE">
        <w:t xml:space="preserve"> to integrate EIS testing in the BMS in detail. Finally,</w:t>
      </w:r>
      <w:r w:rsidR="0058227A">
        <w:t xml:space="preserve"> </w:t>
      </w:r>
      <w:r w:rsidR="00015546">
        <w:t>the principle</w:t>
      </w:r>
      <w:r w:rsidR="00EA5604">
        <w:t>s</w:t>
      </w:r>
      <w:r w:rsidR="00015546">
        <w:t xml:space="preserve"> of </w:t>
      </w:r>
      <w:r w:rsidR="000C589C">
        <w:t>machine learning</w:t>
      </w:r>
      <w:r w:rsidR="0007010E">
        <w:t xml:space="preserve"> like</w:t>
      </w:r>
      <w:r w:rsidR="000C589C">
        <w:t xml:space="preserve"> </w:t>
      </w:r>
      <w:r w:rsidR="00C6113A" w:rsidRPr="00C6113A">
        <w:t>K Nearest Neighbours</w:t>
      </w:r>
      <w:r w:rsidR="00C6113A">
        <w:t xml:space="preserve"> (KNN)</w:t>
      </w:r>
      <w:r w:rsidR="00015546">
        <w:t xml:space="preserve"> an</w:t>
      </w:r>
      <w:r w:rsidR="00412E27">
        <w:t xml:space="preserve">d </w:t>
      </w:r>
      <w:r w:rsidR="00C6113A">
        <w:t>Support Vector Machine (SVM)</w:t>
      </w:r>
      <w:r w:rsidR="000C589C">
        <w:t xml:space="preserve"> algorithm</w:t>
      </w:r>
      <w:r w:rsidR="00A43CCB">
        <w:t xml:space="preserve"> will be </w:t>
      </w:r>
      <w:r w:rsidR="000C589C">
        <w:t>introduced</w:t>
      </w:r>
      <w:r w:rsidR="0006209E">
        <w:t>.</w:t>
      </w:r>
    </w:p>
    <w:p w14:paraId="511F3FB5" w14:textId="2E3FB016" w:rsidR="007D48F0" w:rsidRDefault="009D7630" w:rsidP="00A23F87">
      <w:pPr>
        <w:pStyle w:val="Heading2"/>
      </w:pPr>
      <w:bookmarkStart w:id="41" w:name="_Toc49247453"/>
      <w:r>
        <w:t xml:space="preserve">Electrochemical </w:t>
      </w:r>
      <w:r w:rsidR="005C5BD4">
        <w:t xml:space="preserve">Impedance </w:t>
      </w:r>
      <w:r w:rsidR="008E438E">
        <w:t>Spectroscopy</w:t>
      </w:r>
      <w:r w:rsidR="00965901">
        <w:t xml:space="preserve"> (EIS)</w:t>
      </w:r>
      <w:bookmarkEnd w:id="41"/>
    </w:p>
    <w:p w14:paraId="5C5319BA" w14:textId="36BFC89A" w:rsidR="00561704" w:rsidRPr="00561704" w:rsidRDefault="00561704" w:rsidP="00561704">
      <w:r>
        <w:t>As the electrochemical reaction</w:t>
      </w:r>
      <w:r w:rsidR="00E34A21">
        <w:t>s</w:t>
      </w:r>
      <w:r w:rsidR="004D47DB">
        <w:t xml:space="preserve"> happened</w:t>
      </w:r>
      <w:r w:rsidR="00BB4FB0">
        <w:t xml:space="preserve"> inside a battery</w:t>
      </w:r>
      <w:r w:rsidR="00E34A21">
        <w:t xml:space="preserve"> are very complicated, </w:t>
      </w:r>
      <w:r w:rsidR="00AC098E">
        <w:t>electrochemical impedance spectroscopy</w:t>
      </w:r>
      <w:r w:rsidR="004D47DB">
        <w:t xml:space="preserve"> (EIS)</w:t>
      </w:r>
      <w:r w:rsidR="00AC098E">
        <w:t xml:space="preserve"> offers a</w:t>
      </w:r>
      <w:r w:rsidR="00232A20">
        <w:t>n</w:t>
      </w:r>
      <w:r w:rsidR="00AC098E">
        <w:t xml:space="preserve"> efficient way to </w:t>
      </w:r>
      <w:r w:rsidR="008F427A">
        <w:t xml:space="preserve">separate </w:t>
      </w:r>
      <w:r w:rsidR="00232A20">
        <w:t>them</w:t>
      </w:r>
      <w:r w:rsidR="001339C2">
        <w:t>.</w:t>
      </w:r>
      <w:r w:rsidR="009A7A25">
        <w:t xml:space="preserve"> Advances in frequency response analysers and IT technologies have made the accuracy of EIS </w:t>
      </w:r>
      <w:r w:rsidR="00340EE5">
        <w:t>much</w:t>
      </w:r>
      <w:r w:rsidR="009A7A25">
        <w:t xml:space="preserve"> higher and more automated.</w:t>
      </w:r>
      <w:r w:rsidR="00C551D0">
        <w:t xml:space="preserve"> </w:t>
      </w:r>
    </w:p>
    <w:p w14:paraId="36DBD09B" w14:textId="1A5AF397" w:rsidR="007D48F0" w:rsidRDefault="004F13F9" w:rsidP="007D48F0">
      <w:pPr>
        <w:pStyle w:val="Heading3"/>
      </w:pPr>
      <w:bookmarkStart w:id="42" w:name="_Toc49247454"/>
      <w:r>
        <w:t>Principle of EIS</w:t>
      </w:r>
      <w:bookmarkEnd w:id="42"/>
    </w:p>
    <w:p w14:paraId="5F307DE0" w14:textId="2AEEABC7" w:rsidR="00173D44" w:rsidRDefault="009A7A25" w:rsidP="009E38CB">
      <w:pPr>
        <w:pStyle w:val="TableText"/>
        <w:spacing w:before="180" w:after="0" w:line="360" w:lineRule="auto"/>
        <w:jc w:val="both"/>
      </w:pPr>
      <w:r>
        <w:t>To better explain the principle of EIS</w:t>
      </w:r>
      <w:r w:rsidR="00507F16">
        <w:t xml:space="preserve">, </w:t>
      </w:r>
      <w:r w:rsidR="009C2D44">
        <w:t xml:space="preserve">thinking about the similarity between chemical reactions and circuits. </w:t>
      </w:r>
      <w:r w:rsidR="00E14487">
        <w:t xml:space="preserve">Both of them will generate a current signal after </w:t>
      </w:r>
      <w:r w:rsidR="00D73B3D">
        <w:t>a voltage signal is applied</w:t>
      </w:r>
      <w:r w:rsidR="007D4384">
        <w:t xml:space="preserve"> and the relationship between </w:t>
      </w:r>
      <w:r w:rsidR="009E38CB">
        <w:t>them</w:t>
      </w:r>
      <w:r w:rsidR="00C17E89">
        <w:t xml:space="preserve"> complies with Ohm’s Law:</w:t>
      </w:r>
    </w:p>
    <w:bookmarkStart w:id="43" w:name="_Toc47533440"/>
    <w:p w14:paraId="4F33B69B" w14:textId="150FBC76" w:rsidR="00D971D4" w:rsidRDefault="001F143A" w:rsidP="00D971D4">
      <w:pPr>
        <w:pStyle w:val="Caption"/>
        <w:keepNext/>
        <w:jc w:val="right"/>
      </w:pPr>
      <w:r w:rsidRPr="0042411E">
        <w:rPr>
          <w:noProof/>
          <w:position w:val="-4"/>
        </w:rPr>
        <w:object w:dxaOrig="800" w:dyaOrig="420" w14:anchorId="33463E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5.65pt;height:24.35pt;mso-width-percent:0;mso-height-percent:0;mso-width-percent:0;mso-height-percent:0" o:ole="">
            <v:imagedata r:id="rId20" o:title=""/>
          </v:shape>
          <o:OLEObject Type="Embed" ProgID="Equation.DSMT4" ShapeID="_x0000_i1027" DrawAspect="Content" ObjectID="_1660134249" r:id="rId21"/>
        </w:object>
      </w:r>
      <w:r w:rsidR="00402422">
        <w:t xml:space="preserve">                                            </w:t>
      </w:r>
      <w:r w:rsidR="00373EBE">
        <w:t xml:space="preserve">(Equation </w:t>
      </w:r>
      <w:r>
        <w:fldChar w:fldCharType="begin"/>
      </w:r>
      <w:r>
        <w:instrText xml:space="preserve"> STYLEREF 1 \s </w:instrText>
      </w:r>
      <w:r>
        <w:fldChar w:fldCharType="separate"/>
      </w:r>
      <w:r w:rsidR="008141ED">
        <w:rPr>
          <w:noProof/>
        </w:rPr>
        <w:t>2</w:t>
      </w:r>
      <w:r>
        <w:rPr>
          <w:noProof/>
        </w:rPr>
        <w:fldChar w:fldCharType="end"/>
      </w:r>
      <w:r w:rsidR="008141ED">
        <w:noBreakHyphen/>
      </w:r>
      <w:r>
        <w:fldChar w:fldCharType="begin"/>
      </w:r>
      <w:r>
        <w:instrText xml:space="preserve"> SEQ Equation \* ARABIC \s 1 </w:instrText>
      </w:r>
      <w:r>
        <w:fldChar w:fldCharType="separate"/>
      </w:r>
      <w:r w:rsidR="008141ED">
        <w:rPr>
          <w:noProof/>
        </w:rPr>
        <w:t>1</w:t>
      </w:r>
      <w:r>
        <w:rPr>
          <w:noProof/>
        </w:rPr>
        <w:fldChar w:fldCharType="end"/>
      </w:r>
      <w:r w:rsidR="00D971D4">
        <w:t>)</w:t>
      </w:r>
      <w:bookmarkEnd w:id="43"/>
    </w:p>
    <w:p w14:paraId="64908911" w14:textId="37E86612" w:rsidR="00D971D4" w:rsidRDefault="00DF54A2" w:rsidP="00D971D4">
      <w:r>
        <w:t xml:space="preserve">In a </w:t>
      </w:r>
      <w:r w:rsidR="00557F9A">
        <w:t xml:space="preserve">DC </w:t>
      </w:r>
      <w:r>
        <w:t>circuit,</w:t>
      </w:r>
      <w:r w:rsidR="0080553E">
        <w:t xml:space="preserve"> the block to current is called resistance while in </w:t>
      </w:r>
      <w:r w:rsidR="004135EB">
        <w:t xml:space="preserve">the </w:t>
      </w:r>
      <w:r w:rsidR="0080553E">
        <w:t>AC circuit, it is called impedance</w:t>
      </w:r>
      <w:r w:rsidR="00F879B9">
        <w:t>.</w:t>
      </w:r>
      <w:r>
        <w:t xml:space="preserve"> </w:t>
      </w:r>
      <w:r w:rsidR="00C77FC9">
        <w:t>If the input voltage has a certain frequency, the current obtained will also follow this frequency, and the impedance will change according to the frequency</w:t>
      </w:r>
      <w:r w:rsidR="00386C54">
        <w:t>.</w:t>
      </w:r>
      <w:r w:rsidR="005D3F0A">
        <w:t xml:space="preserve"> As</w:t>
      </w:r>
      <w:r w:rsidR="00B86AAB">
        <w:t xml:space="preserve"> </w:t>
      </w:r>
      <w:r w:rsidR="00DD14F5">
        <w:t>impedance</w:t>
      </w:r>
      <w:r w:rsidR="00B86AAB">
        <w:t>s</w:t>
      </w:r>
      <w:r w:rsidR="00DD14F5">
        <w:t xml:space="preserve"> consist of both size and </w:t>
      </w:r>
      <w:r w:rsidR="00EE4941">
        <w:t>direction</w:t>
      </w:r>
      <w:r w:rsidR="00DD14F5">
        <w:t xml:space="preserve">, </w:t>
      </w:r>
      <w:r w:rsidR="00B86AAB">
        <w:t>they</w:t>
      </w:r>
      <w:r w:rsidR="00C66557">
        <w:t xml:space="preserve"> are often described as imaginaries where the magnitude describes the size and the phase describes the </w:t>
      </w:r>
      <w:r w:rsidR="003E3053">
        <w:t>direction.</w:t>
      </w:r>
      <w:r w:rsidR="001F6A43">
        <w:t xml:space="preserve"> A circuit with </w:t>
      </w:r>
      <w:r w:rsidR="00007584">
        <w:t>a</w:t>
      </w:r>
      <w:r w:rsidR="000E5D56">
        <w:t>n</w:t>
      </w:r>
      <w:r w:rsidR="00007584">
        <w:t xml:space="preserve"> </w:t>
      </w:r>
      <w:r w:rsidR="001F6A43">
        <w:t xml:space="preserve">only capacitor C </w:t>
      </w:r>
      <w:r w:rsidR="0051091E">
        <w:t xml:space="preserve">and </w:t>
      </w:r>
      <w:r w:rsidR="00007584">
        <w:t xml:space="preserve">a circuit with </w:t>
      </w:r>
      <w:r w:rsidR="00007584">
        <w:lastRenderedPageBreak/>
        <w:t xml:space="preserve">capacitor C and resistor R in series will show the response of </w:t>
      </w:r>
      <w:r w:rsidR="00035ECB">
        <w:rPr>
          <w:noProof/>
          <w:lang w:eastAsia="en-GB"/>
        </w:rPr>
        <mc:AlternateContent>
          <mc:Choice Requires="wps">
            <w:drawing>
              <wp:anchor distT="0" distB="0" distL="114300" distR="114300" simplePos="0" relativeHeight="251663360" behindDoc="0" locked="0" layoutInCell="1" allowOverlap="1" wp14:anchorId="1B5CEEE9" wp14:editId="42E8E0AA">
                <wp:simplePos x="0" y="0"/>
                <wp:positionH relativeFrom="column">
                  <wp:posOffset>2811145</wp:posOffset>
                </wp:positionH>
                <wp:positionV relativeFrom="paragraph">
                  <wp:posOffset>2731770</wp:posOffset>
                </wp:positionV>
                <wp:extent cx="2630170" cy="635"/>
                <wp:effectExtent l="0" t="0" r="0" b="0"/>
                <wp:wrapSquare wrapText="bothSides"/>
                <wp:docPr id="4" name="文本框 4"/>
                <wp:cNvGraphicFramePr/>
                <a:graphic xmlns:a="http://schemas.openxmlformats.org/drawingml/2006/main">
                  <a:graphicData uri="http://schemas.microsoft.com/office/word/2010/wordprocessingShape">
                    <wps:wsp>
                      <wps:cNvSpPr txBox="1"/>
                      <wps:spPr>
                        <a:xfrm>
                          <a:off x="0" y="0"/>
                          <a:ext cx="2630170" cy="635"/>
                        </a:xfrm>
                        <a:prstGeom prst="rect">
                          <a:avLst/>
                        </a:prstGeom>
                        <a:solidFill>
                          <a:prstClr val="white"/>
                        </a:solidFill>
                        <a:ln>
                          <a:noFill/>
                        </a:ln>
                      </wps:spPr>
                      <wps:txbx>
                        <w:txbxContent>
                          <w:p w14:paraId="5BB30725" w14:textId="36FD0B95" w:rsidR="00CF16A2" w:rsidRPr="00004B44" w:rsidRDefault="00CF16A2" w:rsidP="00035ECB">
                            <w:pPr>
                              <w:pStyle w:val="Caption"/>
                              <w:rPr>
                                <w:noProof/>
                                <w:sz w:val="24"/>
                                <w:szCs w:val="24"/>
                              </w:rPr>
                            </w:pPr>
                            <w:bookmarkStart w:id="44" w:name="_Toc49247396"/>
                            <w:r>
                              <w:t xml:space="preserve">Figure </w:t>
                            </w:r>
                            <w:r w:rsidR="001F143A">
                              <w:fldChar w:fldCharType="begin"/>
                            </w:r>
                            <w:r w:rsidR="001F143A">
                              <w:instrText xml:space="preserve"> STYLEREF 1 \s </w:instrText>
                            </w:r>
                            <w:r w:rsidR="001F143A">
                              <w:fldChar w:fldCharType="separate"/>
                            </w:r>
                            <w:r w:rsidR="00A64045">
                              <w:rPr>
                                <w:noProof/>
                              </w:rPr>
                              <w:t>2</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1</w:t>
                            </w:r>
                            <w:r w:rsidR="001F143A">
                              <w:rPr>
                                <w:noProof/>
                              </w:rPr>
                              <w:fldChar w:fldCharType="end"/>
                            </w:r>
                            <w:r>
                              <w:t xml:space="preserve"> impedance response of R and C circuit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5CEEE9" id="_x0000_t202" coordsize="21600,21600" o:spt="202" path="m,l,21600r21600,l21600,xe">
                <v:stroke joinstyle="miter"/>
                <v:path gradientshapeok="t" o:connecttype="rect"/>
              </v:shapetype>
              <v:shape id="文本框 4" o:spid="_x0000_s1026" type="#_x0000_t202" style="position:absolute;left:0;text-align:left;margin-left:221.35pt;margin-top:215.1pt;width:207.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" stroked="f">
                <v:textbox style="mso-fit-shape-to-text:t" inset="0,0,0,0">
                  <w:txbxContent>
                    <w:p w14:paraId="5BB30725" w14:textId="36FD0B95" w:rsidR="00CF16A2" w:rsidRPr="00004B44" w:rsidRDefault="00CF16A2" w:rsidP="00035ECB">
                      <w:pPr>
                        <w:pStyle w:val="a7"/>
                        <w:rPr>
                          <w:noProof/>
                          <w:sz w:val="24"/>
                          <w:szCs w:val="24"/>
                        </w:rPr>
                      </w:pPr>
                      <w:bookmarkStart w:id="46" w:name="_Toc49247396"/>
                      <w:r>
                        <w:t xml:space="preserve">Figure </w:t>
                      </w:r>
                      <w:r w:rsidR="00FD1D6E">
                        <w:fldChar w:fldCharType="begin"/>
                      </w:r>
                      <w:r w:rsidR="00FD1D6E">
                        <w:instrText xml:space="preserve"> STYLEREF 1 \s </w:instrText>
                      </w:r>
                      <w:r w:rsidR="00FD1D6E">
                        <w:fldChar w:fldCharType="separate"/>
                      </w:r>
                      <w:r w:rsidR="00A64045">
                        <w:rPr>
                          <w:noProof/>
                        </w:rPr>
                        <w:t>2</w:t>
                      </w:r>
                      <w:r w:rsidR="00FD1D6E">
                        <w:rPr>
                          <w:noProof/>
                        </w:rPr>
                        <w:fldChar w:fldCharType="end"/>
                      </w:r>
                      <w:r w:rsidR="00A64045">
                        <w:noBreakHyphen/>
                      </w:r>
                      <w:r w:rsidR="00FD1D6E">
                        <w:fldChar w:fldCharType="begin"/>
                      </w:r>
                      <w:r w:rsidR="00FD1D6E">
                        <w:instrText xml:space="preserve"> SEQ Figure \* ARABIC \s 1 </w:instrText>
                      </w:r>
                      <w:r w:rsidR="00FD1D6E">
                        <w:fldChar w:fldCharType="separate"/>
                      </w:r>
                      <w:r w:rsidR="00A64045">
                        <w:rPr>
                          <w:noProof/>
                        </w:rPr>
                        <w:t>1</w:t>
                      </w:r>
                      <w:r w:rsidR="00FD1D6E">
                        <w:rPr>
                          <w:noProof/>
                        </w:rPr>
                        <w:fldChar w:fldCharType="end"/>
                      </w:r>
                      <w:r>
                        <w:t xml:space="preserve"> impedance response of R and C circuit</w:t>
                      </w:r>
                      <w:bookmarkEnd w:id="46"/>
                    </w:p>
                  </w:txbxContent>
                </v:textbox>
                <w10:wrap type="square"/>
              </v:shape>
            </w:pict>
          </mc:Fallback>
        </mc:AlternateContent>
      </w:r>
      <w:r w:rsidR="00035ECB">
        <w:rPr>
          <w:noProof/>
          <w:lang w:eastAsia="en-GB"/>
        </w:rPr>
        <mc:AlternateContent>
          <mc:Choice Requires="wps">
            <w:drawing>
              <wp:anchor distT="0" distB="0" distL="114300" distR="114300" simplePos="0" relativeHeight="251661312" behindDoc="0" locked="0" layoutInCell="1" allowOverlap="1" wp14:anchorId="40BF6877" wp14:editId="3E2659FD">
                <wp:simplePos x="0" y="0"/>
                <wp:positionH relativeFrom="column">
                  <wp:posOffset>-1270</wp:posOffset>
                </wp:positionH>
                <wp:positionV relativeFrom="paragraph">
                  <wp:posOffset>2733040</wp:posOffset>
                </wp:positionV>
                <wp:extent cx="2604135" cy="635"/>
                <wp:effectExtent l="0" t="0" r="5715" b="0"/>
                <wp:wrapTopAndBottom/>
                <wp:docPr id="3" name="文本框 3"/>
                <wp:cNvGraphicFramePr/>
                <a:graphic xmlns:a="http://schemas.openxmlformats.org/drawingml/2006/main">
                  <a:graphicData uri="http://schemas.microsoft.com/office/word/2010/wordprocessingShape">
                    <wps:wsp>
                      <wps:cNvSpPr txBox="1"/>
                      <wps:spPr>
                        <a:xfrm>
                          <a:off x="0" y="0"/>
                          <a:ext cx="2604135" cy="635"/>
                        </a:xfrm>
                        <a:prstGeom prst="rect">
                          <a:avLst/>
                        </a:prstGeom>
                        <a:solidFill>
                          <a:prstClr val="white"/>
                        </a:solidFill>
                        <a:ln>
                          <a:noFill/>
                        </a:ln>
                      </wps:spPr>
                      <wps:txbx>
                        <w:txbxContent>
                          <w:p w14:paraId="147BCFF1" w14:textId="0FB9888A" w:rsidR="00CF16A2" w:rsidRPr="00EB36E6" w:rsidRDefault="00CF16A2" w:rsidP="00035ECB">
                            <w:pPr>
                              <w:pStyle w:val="Caption"/>
                              <w:rPr>
                                <w:sz w:val="24"/>
                                <w:szCs w:val="24"/>
                              </w:rPr>
                            </w:pPr>
                            <w:bookmarkStart w:id="45" w:name="_Toc49247397"/>
                            <w:r>
                              <w:t xml:space="preserve">Figure </w:t>
                            </w:r>
                            <w:r w:rsidR="001F143A">
                              <w:fldChar w:fldCharType="begin"/>
                            </w:r>
                            <w:r w:rsidR="001F143A">
                              <w:instrText xml:space="preserve"> STYLEREF 1 \s </w:instrText>
                            </w:r>
                            <w:r w:rsidR="001F143A">
                              <w:fldChar w:fldCharType="separate"/>
                            </w:r>
                            <w:r w:rsidR="00A64045">
                              <w:rPr>
                                <w:noProof/>
                              </w:rPr>
                              <w:t>2</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2</w:t>
                            </w:r>
                            <w:r w:rsidR="001F143A">
                              <w:rPr>
                                <w:noProof/>
                              </w:rPr>
                              <w:fldChar w:fldCharType="end"/>
                            </w:r>
                            <w:r>
                              <w:t xml:space="preserve"> impedance response of only C circuit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F6877" id="文本框 3" o:spid="_x0000_s1027" type="#_x0000_t202" style="position:absolute;left:0;text-align:left;margin-left:-.1pt;margin-top:215.2pt;width:205.0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" stroked="f">
                <v:textbox style="mso-fit-shape-to-text:t" inset="0,0,0,0">
                  <w:txbxContent>
                    <w:p w14:paraId="147BCFF1" w14:textId="0FB9888A" w:rsidR="00CF16A2" w:rsidRPr="00EB36E6" w:rsidRDefault="00CF16A2" w:rsidP="00035ECB">
                      <w:pPr>
                        <w:pStyle w:val="a7"/>
                        <w:rPr>
                          <w:sz w:val="24"/>
                          <w:szCs w:val="24"/>
                        </w:rPr>
                      </w:pPr>
                      <w:bookmarkStart w:id="48" w:name="_Toc49247397"/>
                      <w:r>
                        <w:t xml:space="preserve">Figure </w:t>
                      </w:r>
                      <w:r w:rsidR="00FD1D6E">
                        <w:fldChar w:fldCharType="begin"/>
                      </w:r>
                      <w:r w:rsidR="00FD1D6E">
                        <w:instrText xml:space="preserve"> STYLEREF 1 \s </w:instrText>
                      </w:r>
                      <w:r w:rsidR="00FD1D6E">
                        <w:fldChar w:fldCharType="separate"/>
                      </w:r>
                      <w:r w:rsidR="00A64045">
                        <w:rPr>
                          <w:noProof/>
                        </w:rPr>
                        <w:t>2</w:t>
                      </w:r>
                      <w:r w:rsidR="00FD1D6E">
                        <w:rPr>
                          <w:noProof/>
                        </w:rPr>
                        <w:fldChar w:fldCharType="end"/>
                      </w:r>
                      <w:r w:rsidR="00A64045">
                        <w:noBreakHyphen/>
                      </w:r>
                      <w:r w:rsidR="00FD1D6E">
                        <w:fldChar w:fldCharType="begin"/>
                      </w:r>
                      <w:r w:rsidR="00FD1D6E">
                        <w:instrText xml:space="preserve"> SEQ Figure \* ARABIC \s 1 </w:instrText>
                      </w:r>
                      <w:r w:rsidR="00FD1D6E">
                        <w:fldChar w:fldCharType="separate"/>
                      </w:r>
                      <w:r w:rsidR="00A64045">
                        <w:rPr>
                          <w:noProof/>
                        </w:rPr>
                        <w:t>2</w:t>
                      </w:r>
                      <w:r w:rsidR="00FD1D6E">
                        <w:rPr>
                          <w:noProof/>
                        </w:rPr>
                        <w:fldChar w:fldCharType="end"/>
                      </w:r>
                      <w:r>
                        <w:t xml:space="preserve"> impedance response of only C circuit</w:t>
                      </w:r>
                      <w:bookmarkEnd w:id="48"/>
                    </w:p>
                  </w:txbxContent>
                </v:textbox>
                <w10:wrap type="topAndBottom"/>
              </v:shape>
            </w:pict>
          </mc:Fallback>
        </mc:AlternateContent>
      </w:r>
      <w:r w:rsidR="00035ECB" w:rsidRPr="00B1120D">
        <w:rPr>
          <w:noProof/>
          <w:lang w:eastAsia="en-GB"/>
        </w:rPr>
        <w:drawing>
          <wp:anchor distT="0" distB="0" distL="114300" distR="114300" simplePos="0" relativeHeight="251659264" behindDoc="0" locked="0" layoutInCell="1" allowOverlap="1" wp14:anchorId="47F589B2" wp14:editId="2DF1470F">
            <wp:simplePos x="0" y="0"/>
            <wp:positionH relativeFrom="margin">
              <wp:posOffset>-635</wp:posOffset>
            </wp:positionH>
            <wp:positionV relativeFrom="paragraph">
              <wp:posOffset>687070</wp:posOffset>
            </wp:positionV>
            <wp:extent cx="2604135" cy="1991360"/>
            <wp:effectExtent l="0" t="0" r="5715" b="889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04135" cy="1991360"/>
                    </a:xfrm>
                    <a:prstGeom prst="rect">
                      <a:avLst/>
                    </a:prstGeom>
                  </pic:spPr>
                </pic:pic>
              </a:graphicData>
            </a:graphic>
          </wp:anchor>
        </w:drawing>
      </w:r>
      <w:r w:rsidR="00F97A96">
        <w:t>impedance as Figure 2-1 and Figure 2-2.</w:t>
      </w:r>
    </w:p>
    <w:p w14:paraId="4748B339" w14:textId="7CA62B76" w:rsidR="00B27D35" w:rsidRDefault="00035ECB" w:rsidP="00B27D35">
      <w:pPr>
        <w:rPr>
          <w:noProof/>
        </w:rPr>
      </w:pPr>
      <w:r w:rsidRPr="00035ECB">
        <w:rPr>
          <w:noProof/>
          <w:lang w:eastAsia="en-GB"/>
        </w:rPr>
        <w:drawing>
          <wp:anchor distT="0" distB="0" distL="114300" distR="114300" simplePos="0" relativeHeight="251658240" behindDoc="0" locked="0" layoutInCell="1" allowOverlap="1" wp14:anchorId="4E047F8D" wp14:editId="0F3529E1">
            <wp:simplePos x="0" y="0"/>
            <wp:positionH relativeFrom="column">
              <wp:posOffset>2651125</wp:posOffset>
            </wp:positionH>
            <wp:positionV relativeFrom="paragraph">
              <wp:posOffset>266065</wp:posOffset>
            </wp:positionV>
            <wp:extent cx="2630170" cy="1842135"/>
            <wp:effectExtent l="0" t="0" r="0" b="571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30170" cy="1842135"/>
                    </a:xfrm>
                    <a:prstGeom prst="rect">
                      <a:avLst/>
                    </a:prstGeom>
                  </pic:spPr>
                </pic:pic>
              </a:graphicData>
            </a:graphic>
          </wp:anchor>
        </w:drawing>
      </w:r>
      <w:r w:rsidR="000E5D56">
        <w:rPr>
          <w:noProof/>
        </w:rPr>
        <w:t>The core of EIS is to imagine the electrochemical rea</w:t>
      </w:r>
      <w:r w:rsidR="004135EB">
        <w:rPr>
          <w:noProof/>
        </w:rPr>
        <w:t>c</w:t>
      </w:r>
      <w:r w:rsidR="000E5D56">
        <w:rPr>
          <w:noProof/>
        </w:rPr>
        <w:t>tion as impedance</w:t>
      </w:r>
      <w:r w:rsidR="00006082">
        <w:rPr>
          <w:noProof/>
        </w:rPr>
        <w:t xml:space="preserve"> and analyse the trend.</w:t>
      </w:r>
      <w:r w:rsidR="009F1D6D">
        <w:rPr>
          <w:noProof/>
        </w:rPr>
        <w:t xml:space="preserve"> By </w:t>
      </w:r>
      <w:r w:rsidR="009B4273">
        <w:rPr>
          <w:noProof/>
        </w:rPr>
        <w:t>using signals of different frequencies to scan</w:t>
      </w:r>
      <w:r w:rsidR="00FF5225">
        <w:rPr>
          <w:noProof/>
        </w:rPr>
        <w:t xml:space="preserve"> a</w:t>
      </w:r>
      <w:r w:rsidR="00F46CED">
        <w:rPr>
          <w:noProof/>
        </w:rPr>
        <w:t>n</w:t>
      </w:r>
      <w:r w:rsidR="00FF5225">
        <w:rPr>
          <w:noProof/>
        </w:rPr>
        <w:t xml:space="preserve"> </w:t>
      </w:r>
      <w:r w:rsidR="005B5734">
        <w:rPr>
          <w:noProof/>
        </w:rPr>
        <w:t>electrochemical rea</w:t>
      </w:r>
      <w:r w:rsidR="00F46CED">
        <w:rPr>
          <w:noProof/>
        </w:rPr>
        <w:t>c</w:t>
      </w:r>
      <w:r w:rsidR="005B5734">
        <w:rPr>
          <w:noProof/>
        </w:rPr>
        <w:t>tion</w:t>
      </w:r>
      <w:r w:rsidR="00145E76">
        <w:rPr>
          <w:noProof/>
        </w:rPr>
        <w:t xml:space="preserve"> (Figure</w:t>
      </w:r>
      <w:r w:rsidR="00466437">
        <w:rPr>
          <w:noProof/>
        </w:rPr>
        <w:t xml:space="preserve"> 2-3)</w:t>
      </w:r>
      <w:r w:rsidR="009B4273">
        <w:rPr>
          <w:noProof/>
        </w:rPr>
        <w:t>, a response such as Fig</w:t>
      </w:r>
      <w:r w:rsidR="007B7561">
        <w:rPr>
          <w:noProof/>
        </w:rPr>
        <w:t>ure</w:t>
      </w:r>
      <w:r w:rsidR="005B5734">
        <w:rPr>
          <w:noProof/>
        </w:rPr>
        <w:t xml:space="preserve"> 2-</w:t>
      </w:r>
      <w:r w:rsidR="00466437">
        <w:rPr>
          <w:noProof/>
        </w:rPr>
        <w:t>4</w:t>
      </w:r>
      <w:r w:rsidR="007B7561">
        <w:rPr>
          <w:noProof/>
        </w:rPr>
        <w:t xml:space="preserve"> can be obtained. This kind of diagram is called </w:t>
      </w:r>
      <w:r w:rsidR="00F46CED">
        <w:rPr>
          <w:noProof/>
        </w:rPr>
        <w:t xml:space="preserve">the </w:t>
      </w:r>
      <w:r w:rsidR="007B7561">
        <w:rPr>
          <w:noProof/>
        </w:rPr>
        <w:t>Nyquist diagra</w:t>
      </w:r>
      <w:r w:rsidR="00B27D35">
        <w:rPr>
          <w:noProof/>
        </w:rPr>
        <w:t>m.</w:t>
      </w:r>
    </w:p>
    <w:p w14:paraId="78F48587" w14:textId="2EB301E8" w:rsidR="00B27D35" w:rsidRDefault="00983E2B" w:rsidP="00B27D35">
      <w:pPr>
        <w:keepNext/>
        <w:jc w:val="center"/>
      </w:pPr>
      <w:r>
        <w:rPr>
          <w:noProof/>
          <w:lang w:eastAsia="en-GB"/>
        </w:rPr>
        <w:drawing>
          <wp:inline distT="0" distB="0" distL="0" distR="0" wp14:anchorId="245CF61A" wp14:editId="1D5A0E9A">
            <wp:extent cx="4220845" cy="1618615"/>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0845" cy="1618615"/>
                    </a:xfrm>
                    <a:prstGeom prst="rect">
                      <a:avLst/>
                    </a:prstGeom>
                    <a:noFill/>
                    <a:ln>
                      <a:noFill/>
                    </a:ln>
                  </pic:spPr>
                </pic:pic>
              </a:graphicData>
            </a:graphic>
          </wp:inline>
        </w:drawing>
      </w:r>
    </w:p>
    <w:p w14:paraId="1875F5FF" w14:textId="16A2F393" w:rsidR="00466437" w:rsidRDefault="00B27D35" w:rsidP="00B27D35">
      <w:pPr>
        <w:pStyle w:val="Caption"/>
        <w:jc w:val="center"/>
        <w:rPr>
          <w:noProof/>
        </w:rPr>
      </w:pPr>
      <w:bookmarkStart w:id="46" w:name="_Toc49247398"/>
      <w:r>
        <w:t xml:space="preserve">Figure </w:t>
      </w:r>
      <w:r w:rsidR="001F143A">
        <w:fldChar w:fldCharType="begin"/>
      </w:r>
      <w:r w:rsidR="001F143A">
        <w:instrText xml:space="preserve"> STYLEREF 1 \s </w:instrText>
      </w:r>
      <w:r w:rsidR="001F143A">
        <w:fldChar w:fldCharType="separate"/>
      </w:r>
      <w:r w:rsidR="00A64045">
        <w:rPr>
          <w:noProof/>
        </w:rPr>
        <w:t>2</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3</w:t>
      </w:r>
      <w:r w:rsidR="001F143A">
        <w:rPr>
          <w:noProof/>
        </w:rPr>
        <w:fldChar w:fldCharType="end"/>
      </w:r>
      <w:r>
        <w:t xml:space="preserve"> Schematic diagram of EIS</w:t>
      </w:r>
      <w:ins w:id="47" w:author="Syed, Adnan" w:date="2020-07-05T12:22:00Z">
        <w:r w:rsidR="00340EE5">
          <w:t xml:space="preserve"> Reference?</w:t>
        </w:r>
      </w:ins>
      <w:bookmarkEnd w:id="46"/>
    </w:p>
    <w:p w14:paraId="48E6B1A3" w14:textId="5668DE4B" w:rsidR="00B27D35" w:rsidRDefault="004E7246" w:rsidP="00B27D35">
      <w:pPr>
        <w:keepNext/>
        <w:jc w:val="center"/>
      </w:pPr>
      <w:r>
        <w:rPr>
          <w:noProof/>
        </w:rPr>
        <w:lastRenderedPageBreak/>
        <w:drawing>
          <wp:inline distT="0" distB="0" distL="0" distR="0" wp14:anchorId="1024BD3D" wp14:editId="56C741D5">
            <wp:extent cx="3530379" cy="2742668"/>
            <wp:effectExtent l="0" t="0" r="0" b="635"/>
            <wp:docPr id="16" name="图片 16"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5qsr66qsr2o42088pn53no0p5q316o2.jpg"/>
                    <pic:cNvPicPr/>
                  </pic:nvPicPr>
                  <pic:blipFill>
                    <a:blip r:embed="rId25">
                      <a:extLst>
                        <a:ext uri="{28A0092B-C50C-407E-A947-70E740481C1C}">
                          <a14:useLocalDpi xmlns:a14="http://schemas.microsoft.com/office/drawing/2010/main" val="0"/>
                        </a:ext>
                      </a:extLst>
                    </a:blip>
                    <a:stretch>
                      <a:fillRect/>
                    </a:stretch>
                  </pic:blipFill>
                  <pic:spPr>
                    <a:xfrm>
                      <a:off x="0" y="0"/>
                      <a:ext cx="3542167" cy="2751826"/>
                    </a:xfrm>
                    <a:prstGeom prst="rect">
                      <a:avLst/>
                    </a:prstGeom>
                  </pic:spPr>
                </pic:pic>
              </a:graphicData>
            </a:graphic>
          </wp:inline>
        </w:drawing>
      </w:r>
    </w:p>
    <w:p w14:paraId="6E7778A5" w14:textId="7112E2EA" w:rsidR="00E90615" w:rsidRDefault="00B27D35" w:rsidP="00B27D35">
      <w:pPr>
        <w:pStyle w:val="Caption"/>
        <w:jc w:val="center"/>
      </w:pPr>
      <w:bookmarkStart w:id="48" w:name="_Toc49247399"/>
      <w:r>
        <w:t xml:space="preserve">Figure </w:t>
      </w:r>
      <w:r w:rsidR="001F143A">
        <w:fldChar w:fldCharType="begin"/>
      </w:r>
      <w:r w:rsidR="001F143A">
        <w:instrText xml:space="preserve"> STYLEREF 1 \s </w:instrText>
      </w:r>
      <w:r w:rsidR="001F143A">
        <w:fldChar w:fldCharType="separate"/>
      </w:r>
      <w:r w:rsidR="00A64045">
        <w:rPr>
          <w:noProof/>
        </w:rPr>
        <w:t>2</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4</w:t>
      </w:r>
      <w:r w:rsidR="001F143A">
        <w:rPr>
          <w:noProof/>
        </w:rPr>
        <w:fldChar w:fldCharType="end"/>
      </w:r>
      <w:r>
        <w:t xml:space="preserve"> </w:t>
      </w:r>
      <w:r w:rsidRPr="006166AB">
        <w:t>A typical response of a</w:t>
      </w:r>
      <w:r>
        <w:t>n</w:t>
      </w:r>
      <w:r w:rsidRPr="006166AB">
        <w:t xml:space="preserve"> electrochemical reaction</w:t>
      </w:r>
      <w:r w:rsidR="009F0E16">
        <w:t xml:space="preserve"> (A. Bard</w:t>
      </w:r>
      <w:r w:rsidR="00B03AE2">
        <w:t>, 2001)</w:t>
      </w:r>
      <w:bookmarkEnd w:id="48"/>
    </w:p>
    <w:p w14:paraId="2107EF8F" w14:textId="1FAD0B03" w:rsidR="004E7246" w:rsidRDefault="00E92030" w:rsidP="00B27D35">
      <w:r>
        <w:t>In Figure 2-4:</w:t>
      </w:r>
    </w:p>
    <w:p w14:paraId="74D0A905" w14:textId="430F6144" w:rsidR="00314C68" w:rsidRDefault="001F143A" w:rsidP="00B27D35">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314C68">
        <w:t xml:space="preserve">: </w:t>
      </w:r>
      <w:r w:rsidR="000A6804">
        <w:t>Ohm</w:t>
      </w:r>
      <w:r w:rsidR="006E0797">
        <w:t>ic</w:t>
      </w:r>
      <w:r w:rsidR="000A6804">
        <w:t xml:space="preserve"> resistance</w:t>
      </w:r>
    </w:p>
    <w:p w14:paraId="79DD38BC" w14:textId="09C7644B" w:rsidR="000A6804" w:rsidRDefault="001F143A" w:rsidP="00B27D35">
      <m:oMath>
        <m:sSub>
          <m:sSubPr>
            <m:ctrlPr>
              <w:rPr>
                <w:rFonts w:ascii="Cambria Math" w:hAnsi="Cambria Math"/>
                <w:i/>
              </w:rPr>
            </m:ctrlPr>
          </m:sSubPr>
          <m:e>
            <m:r>
              <w:rPr>
                <w:rFonts w:ascii="Cambria Math" w:hAnsi="Cambria Math"/>
              </w:rPr>
              <m:t>R</m:t>
            </m:r>
          </m:e>
          <m:sub>
            <m:r>
              <w:rPr>
                <w:rFonts w:ascii="Cambria Math" w:hAnsi="Cambria Math"/>
              </w:rPr>
              <m:t>sei</m:t>
            </m:r>
          </m:sub>
        </m:sSub>
      </m:oMath>
      <w:r w:rsidR="000A6804">
        <w:t xml:space="preserve">: </w:t>
      </w:r>
      <w:r w:rsidR="0096047E">
        <w:t xml:space="preserve">Solid </w:t>
      </w:r>
      <w:r w:rsidR="004B27EE">
        <w:t>E</w:t>
      </w:r>
      <w:r w:rsidR="0096047E">
        <w:t xml:space="preserve">lectrolyte </w:t>
      </w:r>
      <w:r w:rsidR="004B27EE">
        <w:t>I</w:t>
      </w:r>
      <w:r w:rsidR="0096047E">
        <w:t>nterphase</w:t>
      </w:r>
      <w:r w:rsidR="004B27EE">
        <w:t xml:space="preserve"> (SEI)</w:t>
      </w:r>
      <w:r w:rsidR="00D51B2A">
        <w:t xml:space="preserve"> layer resistance</w:t>
      </w:r>
    </w:p>
    <w:p w14:paraId="5FBEF948" w14:textId="1685D680" w:rsidR="00855D8C" w:rsidRPr="00314C68" w:rsidRDefault="001F143A" w:rsidP="00B27D35">
      <m:oMath>
        <m:sSub>
          <m:sSubPr>
            <m:ctrlPr>
              <w:rPr>
                <w:rFonts w:ascii="Cambria Math" w:hAnsi="Cambria Math"/>
                <w:i/>
              </w:rPr>
            </m:ctrlPr>
          </m:sSubPr>
          <m:e>
            <m:r>
              <w:rPr>
                <w:rFonts w:ascii="Cambria Math" w:hAnsi="Cambria Math"/>
              </w:rPr>
              <m:t>R</m:t>
            </m:r>
          </m:e>
          <m:sub>
            <m:r>
              <w:rPr>
                <w:rFonts w:ascii="Cambria Math" w:hAnsi="Cambria Math"/>
              </w:rPr>
              <m:t>ct</m:t>
            </m:r>
          </m:sub>
        </m:sSub>
      </m:oMath>
      <w:r w:rsidR="00855D8C">
        <w:t>:</w:t>
      </w:r>
      <w:r w:rsidR="008F55AD">
        <w:t xml:space="preserve"> Charge transfer resistance</w:t>
      </w:r>
    </w:p>
    <w:p w14:paraId="0A9B8CB6" w14:textId="4B943B17" w:rsidR="00B1737E" w:rsidRDefault="00897128" w:rsidP="00360BDA">
      <w:pPr>
        <w:pStyle w:val="Heading3"/>
      </w:pPr>
      <w:bookmarkStart w:id="49" w:name="_Toc49247455"/>
      <w:r>
        <w:t>Equivalent Circuit Model (ECM</w:t>
      </w:r>
      <w:r w:rsidR="005E3EA0">
        <w:t>)</w:t>
      </w:r>
      <w:bookmarkEnd w:id="49"/>
    </w:p>
    <w:p w14:paraId="7C4E5AB8" w14:textId="70E41114" w:rsidR="00B03AE2" w:rsidRDefault="00B1737E" w:rsidP="00B1737E">
      <w:pPr>
        <w:jc w:val="left"/>
        <w:rPr>
          <w:noProof/>
        </w:rPr>
      </w:pPr>
      <w:r>
        <w:rPr>
          <w:noProof/>
        </w:rPr>
        <w:t>According to the results of various test methods, people have proposed many equivalent circuit models of batteries, from the simpler Rint model to the PNGV model that has been popular in recent years. The following will br</w:t>
      </w:r>
      <w:r w:rsidR="00F46CED">
        <w:rPr>
          <w:noProof/>
        </w:rPr>
        <w:t>i</w:t>
      </w:r>
      <w:r>
        <w:rPr>
          <w:noProof/>
        </w:rPr>
        <w:t>efly introduce several models.</w:t>
      </w:r>
    </w:p>
    <w:p w14:paraId="412C360A" w14:textId="37A9A376" w:rsidR="00902B83" w:rsidRDefault="005F3160" w:rsidP="005F3160">
      <w:pPr>
        <w:pStyle w:val="Heading4"/>
        <w:rPr>
          <w:noProof/>
        </w:rPr>
      </w:pPr>
      <w:r>
        <w:rPr>
          <w:noProof/>
        </w:rPr>
        <w:lastRenderedPageBreak/>
        <w:t>Rint Model</w:t>
      </w:r>
    </w:p>
    <w:p w14:paraId="0131D8B4" w14:textId="67381D3C" w:rsidR="00B03AE2" w:rsidRDefault="005A11ED" w:rsidP="00B03AE2">
      <w:r>
        <w:t xml:space="preserve">The </w:t>
      </w:r>
      <w:proofErr w:type="spellStart"/>
      <w:r>
        <w:t>Rint</w:t>
      </w:r>
      <w:proofErr w:type="spellEnd"/>
      <w:r>
        <w:t xml:space="preserve"> model</w:t>
      </w:r>
      <w:r w:rsidR="00B04F59">
        <w:t>, as shown in Figure 2-5,</w:t>
      </w:r>
      <w:r>
        <w:t xml:space="preserve"> equivalents the battery as a series of a</w:t>
      </w:r>
      <w:r w:rsidR="00E55808">
        <w:t>n</w:t>
      </w:r>
      <w:r>
        <w:t xml:space="preserve"> ideal </w:t>
      </w:r>
      <w:r w:rsidR="00F334A7">
        <w:t>voltage source</w:t>
      </w:r>
      <w:r>
        <w:t xml:space="preserve"> and a resistance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334A7">
        <w:t>.</w:t>
      </w:r>
      <w:r w:rsidR="002C12CA">
        <w:t xml:space="preserve"> </w:t>
      </w:r>
      <m:oMath>
        <m:sSub>
          <m:sSubPr>
            <m:ctrlPr>
              <w:rPr>
                <w:rFonts w:ascii="Cambria Math" w:hAnsi="Cambria Math"/>
              </w:rPr>
            </m:ctrlPr>
          </m:sSubPr>
          <m:e>
            <m:r>
              <w:rPr>
                <w:rFonts w:ascii="Cambria Math" w:hAnsi="Cambria Math"/>
              </w:rPr>
              <m:t>U</m:t>
            </m:r>
          </m:e>
          <m:sub>
            <m:r>
              <w:rPr>
                <w:rFonts w:ascii="Cambria Math" w:hAnsi="Cambria Math"/>
              </w:rPr>
              <m:t>L</m:t>
            </m:r>
          </m:sub>
        </m:sSub>
      </m:oMath>
      <w:r w:rsidR="002C12CA">
        <w:t xml:space="preserve"> is the</w:t>
      </w:r>
      <w:r w:rsidR="00E55808">
        <w:t xml:space="preserve"> terminal voltage and can be calculated by </w:t>
      </w:r>
      <w:r w:rsidR="000D4AFC">
        <w:t>Equation</w:t>
      </w:r>
      <w:bookmarkStart w:id="50" w:name="_Toc44081113"/>
      <w:bookmarkStart w:id="51" w:name="_Toc44340208"/>
      <w:bookmarkStart w:id="52" w:name="_Toc44491965"/>
      <w:bookmarkStart w:id="53" w:name="_Toc46237389"/>
      <w:bookmarkStart w:id="54" w:name="_Toc46323519"/>
      <w:r w:rsidR="00B03AE2">
        <w:rPr>
          <w:noProof/>
          <w:lang w:eastAsia="en-GB"/>
        </w:rPr>
        <mc:AlternateContent>
          <mc:Choice Requires="wps">
            <w:drawing>
              <wp:anchor distT="0" distB="0" distL="114300" distR="114300" simplePos="0" relativeHeight="251668480" behindDoc="0" locked="0" layoutInCell="1" allowOverlap="1" wp14:anchorId="4470A5EC" wp14:editId="26E4CCBE">
                <wp:simplePos x="0" y="0"/>
                <wp:positionH relativeFrom="column">
                  <wp:posOffset>1113790</wp:posOffset>
                </wp:positionH>
                <wp:positionV relativeFrom="paragraph">
                  <wp:posOffset>1555115</wp:posOffset>
                </wp:positionV>
                <wp:extent cx="3223895" cy="635"/>
                <wp:effectExtent l="0" t="0" r="0" b="0"/>
                <wp:wrapTopAndBottom/>
                <wp:docPr id="8" name="文本框 8"/>
                <wp:cNvGraphicFramePr/>
                <a:graphic xmlns:a="http://schemas.openxmlformats.org/drawingml/2006/main">
                  <a:graphicData uri="http://schemas.microsoft.com/office/word/2010/wordprocessingShape">
                    <wps:wsp>
                      <wps:cNvSpPr txBox="1"/>
                      <wps:spPr>
                        <a:xfrm>
                          <a:off x="0" y="0"/>
                          <a:ext cx="3223895" cy="635"/>
                        </a:xfrm>
                        <a:prstGeom prst="rect">
                          <a:avLst/>
                        </a:prstGeom>
                        <a:solidFill>
                          <a:prstClr val="white"/>
                        </a:solidFill>
                        <a:ln>
                          <a:noFill/>
                        </a:ln>
                      </wps:spPr>
                      <wps:txbx>
                        <w:txbxContent>
                          <w:p w14:paraId="4CEC0149" w14:textId="02A0FC77" w:rsidR="00CF16A2" w:rsidRPr="009A0F63" w:rsidRDefault="00CF16A2" w:rsidP="00B03AE2">
                            <w:pPr>
                              <w:pStyle w:val="Caption"/>
                              <w:jc w:val="center"/>
                              <w:rPr>
                                <w:noProof/>
                                <w:sz w:val="24"/>
                                <w:szCs w:val="24"/>
                              </w:rPr>
                            </w:pPr>
                            <w:bookmarkStart w:id="55" w:name="_Toc49247400"/>
                            <w:r>
                              <w:t xml:space="preserve">Figure </w:t>
                            </w:r>
                            <w:r w:rsidR="001F143A">
                              <w:fldChar w:fldCharType="begin"/>
                            </w:r>
                            <w:r w:rsidR="001F143A">
                              <w:instrText xml:space="preserve"> STYLEREF 1 \s </w:instrText>
                            </w:r>
                            <w:r w:rsidR="001F143A">
                              <w:fldChar w:fldCharType="separate"/>
                            </w:r>
                            <w:r w:rsidR="00A64045">
                              <w:rPr>
                                <w:noProof/>
                              </w:rPr>
                              <w:t>2</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5</w:t>
                            </w:r>
                            <w:r w:rsidR="001F143A">
                              <w:rPr>
                                <w:noProof/>
                              </w:rPr>
                              <w:fldChar w:fldCharType="end"/>
                            </w:r>
                            <w:r>
                              <w:t xml:space="preserve"> Schematic diagram of Rint model</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0A5EC" id="文本框 8" o:spid="_x0000_s1028" type="#_x0000_t202" style="position:absolute;left:0;text-align:left;margin-left:87.7pt;margin-top:122.45pt;width:253.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" stroked="f">
                <v:textbox style="mso-fit-shape-to-text:t" inset="0,0,0,0">
                  <w:txbxContent>
                    <w:p w14:paraId="4CEC0149" w14:textId="02A0FC77" w:rsidR="00CF16A2" w:rsidRPr="009A0F63" w:rsidRDefault="00CF16A2" w:rsidP="00B03AE2">
                      <w:pPr>
                        <w:pStyle w:val="a7"/>
                        <w:jc w:val="center"/>
                        <w:rPr>
                          <w:noProof/>
                          <w:sz w:val="24"/>
                          <w:szCs w:val="24"/>
                        </w:rPr>
                      </w:pPr>
                      <w:bookmarkStart w:id="59" w:name="_Toc49247400"/>
                      <w:r>
                        <w:t xml:space="preserve">Figure </w:t>
                      </w:r>
                      <w:r w:rsidR="00FD1D6E">
                        <w:fldChar w:fldCharType="begin"/>
                      </w:r>
                      <w:r w:rsidR="00FD1D6E">
                        <w:instrText xml:space="preserve"> STYLEREF 1 \s </w:instrText>
                      </w:r>
                      <w:r w:rsidR="00FD1D6E">
                        <w:fldChar w:fldCharType="separate"/>
                      </w:r>
                      <w:r w:rsidR="00A64045">
                        <w:rPr>
                          <w:noProof/>
                        </w:rPr>
                        <w:t>2</w:t>
                      </w:r>
                      <w:r w:rsidR="00FD1D6E">
                        <w:rPr>
                          <w:noProof/>
                        </w:rPr>
                        <w:fldChar w:fldCharType="end"/>
                      </w:r>
                      <w:r w:rsidR="00A64045">
                        <w:noBreakHyphen/>
                      </w:r>
                      <w:r w:rsidR="00FD1D6E">
                        <w:fldChar w:fldCharType="begin"/>
                      </w:r>
                      <w:r w:rsidR="00FD1D6E">
                        <w:instrText xml:space="preserve"> SEQ Figure \* ARABIC \s 1 </w:instrText>
                      </w:r>
                      <w:r w:rsidR="00FD1D6E">
                        <w:fldChar w:fldCharType="separate"/>
                      </w:r>
                      <w:r w:rsidR="00A64045">
                        <w:rPr>
                          <w:noProof/>
                        </w:rPr>
                        <w:t>5</w:t>
                      </w:r>
                      <w:r w:rsidR="00FD1D6E">
                        <w:rPr>
                          <w:noProof/>
                        </w:rPr>
                        <w:fldChar w:fldCharType="end"/>
                      </w:r>
                      <w:r>
                        <w:t xml:space="preserve"> Schematic diagram of Rint model</w:t>
                      </w:r>
                      <w:bookmarkEnd w:id="59"/>
                    </w:p>
                  </w:txbxContent>
                </v:textbox>
                <w10:wrap type="topAndBottom"/>
              </v:shape>
            </w:pict>
          </mc:Fallback>
        </mc:AlternateContent>
      </w:r>
      <w:r w:rsidR="000D4AFC">
        <w:rPr>
          <w:noProof/>
          <w:lang w:eastAsia="en-GB"/>
        </w:rPr>
        <w:drawing>
          <wp:anchor distT="0" distB="0" distL="114300" distR="114300" simplePos="0" relativeHeight="251669504" behindDoc="0" locked="0" layoutInCell="1" allowOverlap="1" wp14:anchorId="147DC4FD" wp14:editId="1C27306B">
            <wp:simplePos x="0" y="0"/>
            <wp:positionH relativeFrom="column">
              <wp:posOffset>1468120</wp:posOffset>
            </wp:positionH>
            <wp:positionV relativeFrom="paragraph">
              <wp:posOffset>635</wp:posOffset>
            </wp:positionV>
            <wp:extent cx="2461260" cy="1461770"/>
            <wp:effectExtent l="0" t="0" r="0" b="5080"/>
            <wp:wrapTopAndBottom/>
            <wp:docPr id="7" name="图片 7" descr="Equivalent circuit of battery according to the Rint model. It is 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quivalent circuit of battery according to the Rint model. It is a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61260" cy="1461770"/>
                    </a:xfrm>
                    <a:prstGeom prst="rect">
                      <a:avLst/>
                    </a:prstGeom>
                    <a:noFill/>
                    <a:ln>
                      <a:noFill/>
                    </a:ln>
                  </pic:spPr>
                </pic:pic>
              </a:graphicData>
            </a:graphic>
          </wp:anchor>
        </w:drawing>
      </w:r>
      <w:bookmarkEnd w:id="50"/>
      <w:bookmarkEnd w:id="51"/>
      <w:bookmarkEnd w:id="52"/>
      <w:bookmarkEnd w:id="53"/>
      <w:bookmarkEnd w:id="54"/>
      <w:r w:rsidR="00B03AE2">
        <w:t xml:space="preserve"> 2-2.</w:t>
      </w:r>
    </w:p>
    <w:bookmarkStart w:id="56" w:name="_Toc47533441"/>
    <w:p w14:paraId="6EC67DEE" w14:textId="01DFC79F" w:rsidR="00B24E2C" w:rsidRDefault="001F143A" w:rsidP="00B24E2C">
      <w:pPr>
        <w:pStyle w:val="Caption"/>
        <w:keepNext/>
        <w:jc w:val="right"/>
      </w:pPr>
      <w:r w:rsidRPr="008101BD">
        <w:rPr>
          <w:noProof/>
          <w:position w:val="-12"/>
        </w:rPr>
        <w:object w:dxaOrig="1620" w:dyaOrig="360" w14:anchorId="4FDA0C52">
          <v:shape id="_x0000_i1026" type="#_x0000_t75" alt="" style="width:97.35pt;height:21.3pt;mso-width-percent:0;mso-height-percent:0;mso-width-percent:0;mso-height-percent:0" o:ole="">
            <v:imagedata r:id="rId27" o:title=""/>
          </v:shape>
          <o:OLEObject Type="Embed" ProgID="Equation.DSMT4" ShapeID="_x0000_i1026" DrawAspect="Content" ObjectID="_1660134250" r:id="rId28"/>
        </w:object>
      </w:r>
      <w:r w:rsidR="00B24E2C">
        <w:t xml:space="preserve">                              (Equation </w:t>
      </w:r>
      <w:r>
        <w:fldChar w:fldCharType="begin"/>
      </w:r>
      <w:r>
        <w:instrText xml:space="preserve"> STYLEREF 1 \s </w:instrText>
      </w:r>
      <w:r>
        <w:fldChar w:fldCharType="separate"/>
      </w:r>
      <w:r w:rsidR="00B24E2C">
        <w:rPr>
          <w:noProof/>
        </w:rPr>
        <w:t>2</w:t>
      </w:r>
      <w:r>
        <w:rPr>
          <w:noProof/>
        </w:rPr>
        <w:fldChar w:fldCharType="end"/>
      </w:r>
      <w:r w:rsidR="00B24E2C">
        <w:noBreakHyphen/>
      </w:r>
      <w:r>
        <w:fldChar w:fldCharType="begin"/>
      </w:r>
      <w:r>
        <w:instrText xml:space="preserve"> SEQ Equation \* ARABIC \s 1 </w:instrText>
      </w:r>
      <w:r>
        <w:fldChar w:fldCharType="separate"/>
      </w:r>
      <w:r w:rsidR="00B24E2C">
        <w:rPr>
          <w:noProof/>
        </w:rPr>
        <w:t>2</w:t>
      </w:r>
      <w:r>
        <w:rPr>
          <w:noProof/>
        </w:rPr>
        <w:fldChar w:fldCharType="end"/>
      </w:r>
      <w:r w:rsidR="00B24E2C">
        <w:t>)</w:t>
      </w:r>
      <w:bookmarkEnd w:id="56"/>
    </w:p>
    <w:p w14:paraId="705321CB" w14:textId="77777777" w:rsidR="00B03AE2" w:rsidRPr="001F212A" w:rsidRDefault="00B03AE2" w:rsidP="001F212A">
      <w:pPr>
        <w:pStyle w:val="Heading4"/>
      </w:pPr>
      <w:r w:rsidRPr="001F212A">
        <w:t>PNGV Model</w:t>
      </w:r>
    </w:p>
    <w:p w14:paraId="40444FA0" w14:textId="250EC81B" w:rsidR="00B03AE2" w:rsidRDefault="00B03AE2" w:rsidP="00B03AE2">
      <w:r>
        <w:t xml:space="preserve">The </w:t>
      </w:r>
      <w:r w:rsidR="00E34ED6">
        <w:t>“</w:t>
      </w:r>
      <w:r w:rsidR="00E34ED6" w:rsidRPr="00E34ED6">
        <w:t xml:space="preserve">Partnership for a </w:t>
      </w:r>
      <w:r w:rsidR="00E34ED6">
        <w:t>N</w:t>
      </w:r>
      <w:r w:rsidR="00E34ED6" w:rsidRPr="00E34ED6">
        <w:t xml:space="preserve">ew </w:t>
      </w:r>
      <w:r w:rsidR="00E34ED6">
        <w:t>G</w:t>
      </w:r>
      <w:r w:rsidR="00E34ED6" w:rsidRPr="00E34ED6">
        <w:t xml:space="preserve">eneration of </w:t>
      </w:r>
      <w:r w:rsidR="00E34ED6">
        <w:t>V</w:t>
      </w:r>
      <w:r w:rsidR="00E34ED6" w:rsidRPr="00E34ED6">
        <w:t>ehicles</w:t>
      </w:r>
      <w:r w:rsidR="00E34ED6">
        <w:t xml:space="preserve"> (PNGV)”</w:t>
      </w:r>
      <w:r>
        <w:t xml:space="preserve"> </w:t>
      </w:r>
      <w:r w:rsidR="00E34ED6">
        <w:t xml:space="preserve">model </w:t>
      </w:r>
      <w:r>
        <w:t>is first proposed by the U.S. Department of Energy in the “PNGV Battery Test Manual” in 2001. It is also the standard model in battery experiments in the “</w:t>
      </w:r>
      <w:proofErr w:type="spellStart"/>
      <w:r>
        <w:t>FreedomCAR</w:t>
      </w:r>
      <w:proofErr w:type="spellEnd"/>
      <w:r>
        <w:t xml:space="preserve"> Battery Test Manual” in 2003.</w:t>
      </w:r>
    </w:p>
    <w:p w14:paraId="17AF7B47" w14:textId="77777777" w:rsidR="00B03AE2" w:rsidRDefault="00B03AE2" w:rsidP="00B03AE2">
      <w:r>
        <w:t>In the PNGV Model (Figure 2-6), resistance R1 and capacitor C1 are introduced to describe the polarization process of the battery, while C0 will change the open-circuit voltage as the load current accumulates over time.</w:t>
      </w:r>
    </w:p>
    <w:p w14:paraId="42191794" w14:textId="77777777" w:rsidR="00B03AE2" w:rsidRDefault="00B03AE2" w:rsidP="00B03AE2">
      <w:pPr>
        <w:keepNext/>
        <w:jc w:val="center"/>
      </w:pPr>
      <w:r>
        <w:rPr>
          <w:noProof/>
          <w:lang w:eastAsia="en-GB"/>
        </w:rPr>
        <w:drawing>
          <wp:inline distT="0" distB="0" distL="0" distR="0" wp14:anchorId="42EF18AA" wp14:editId="6992054D">
            <wp:extent cx="2132330" cy="1534160"/>
            <wp:effectExtent l="0" t="0" r="1270" b="8890"/>
            <wp:docPr id="9" name="图片 9" descr="A new method of modeling and state of charge estimation of t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new method of modeling and state of charge estimation of the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32330" cy="1534160"/>
                    </a:xfrm>
                    <a:prstGeom prst="rect">
                      <a:avLst/>
                    </a:prstGeom>
                    <a:noFill/>
                    <a:ln>
                      <a:noFill/>
                    </a:ln>
                  </pic:spPr>
                </pic:pic>
              </a:graphicData>
            </a:graphic>
          </wp:inline>
        </w:drawing>
      </w:r>
    </w:p>
    <w:p w14:paraId="57AA58DD" w14:textId="41790663" w:rsidR="00B03AE2" w:rsidRDefault="00B03AE2" w:rsidP="00B03AE2">
      <w:pPr>
        <w:pStyle w:val="Caption"/>
        <w:jc w:val="center"/>
      </w:pPr>
      <w:bookmarkStart w:id="57" w:name="_Toc49247401"/>
      <w:r>
        <w:t xml:space="preserve">Figure </w:t>
      </w:r>
      <w:r w:rsidR="001F143A">
        <w:fldChar w:fldCharType="begin"/>
      </w:r>
      <w:r w:rsidR="001F143A">
        <w:instrText xml:space="preserve"> STYLEREF 1 \s </w:instrText>
      </w:r>
      <w:r w:rsidR="001F143A">
        <w:fldChar w:fldCharType="separate"/>
      </w:r>
      <w:r w:rsidR="00A64045">
        <w:rPr>
          <w:noProof/>
        </w:rPr>
        <w:t>2</w:t>
      </w:r>
      <w:r w:rsidR="001F143A">
        <w:rPr>
          <w:noProof/>
        </w:rPr>
        <w:fldChar w:fldCharType="end"/>
      </w:r>
      <w:r w:rsidR="00A64045">
        <w:noBreakHyphen/>
      </w:r>
      <w:r w:rsidR="001F143A">
        <w:fldChar w:fldCharType="begin"/>
      </w:r>
      <w:r w:rsidR="001F143A">
        <w:instrText xml:space="preserve"> SEQ F</w:instrText>
      </w:r>
      <w:r w:rsidR="001F143A">
        <w:instrText xml:space="preserve">igure \* ARABIC \s 1 </w:instrText>
      </w:r>
      <w:r w:rsidR="001F143A">
        <w:fldChar w:fldCharType="separate"/>
      </w:r>
      <w:r w:rsidR="00A64045">
        <w:rPr>
          <w:noProof/>
        </w:rPr>
        <w:t>6</w:t>
      </w:r>
      <w:r w:rsidR="001F143A">
        <w:rPr>
          <w:noProof/>
        </w:rPr>
        <w:fldChar w:fldCharType="end"/>
      </w:r>
      <w:r>
        <w:t xml:space="preserve"> Schematic diagram of PNGV model</w:t>
      </w:r>
      <w:bookmarkEnd w:id="57"/>
    </w:p>
    <w:p w14:paraId="3D1FF6CB" w14:textId="77777777" w:rsidR="00B03AE2" w:rsidRDefault="00B03AE2" w:rsidP="00B03AE2">
      <w:pPr>
        <w:pStyle w:val="Heading4"/>
      </w:pPr>
      <w:r>
        <w:lastRenderedPageBreak/>
        <w:t>GNL Model</w:t>
      </w:r>
    </w:p>
    <w:p w14:paraId="0E4BA1CA" w14:textId="2A24F3E5" w:rsidR="00B03AE2" w:rsidRDefault="00B03AE2" w:rsidP="00B03AE2">
      <w:r>
        <w:t xml:space="preserve">The </w:t>
      </w:r>
      <w:r w:rsidR="009771E7">
        <w:t>“General Nesting Logit (GNL)”</w:t>
      </w:r>
      <w:r>
        <w:t xml:space="preserve"> mode</w:t>
      </w:r>
      <w:r w:rsidR="009771E7">
        <w:t xml:space="preserve">l </w:t>
      </w:r>
      <w:r>
        <w:t>is proposed based on the second order PNGV model (Figure 2-7) to accurately reflect the dynamic characteristics of the battery. Rs is used to define self-discharge internal resistance.</w:t>
      </w:r>
    </w:p>
    <w:p w14:paraId="068A8646" w14:textId="77777777" w:rsidR="00B03AE2" w:rsidRDefault="00B03AE2" w:rsidP="00B03AE2">
      <w:pPr>
        <w:keepNext/>
        <w:jc w:val="center"/>
      </w:pPr>
      <w:r w:rsidRPr="00183969">
        <w:rPr>
          <w:noProof/>
          <w:lang w:eastAsia="en-GB"/>
        </w:rPr>
        <w:drawing>
          <wp:inline distT="0" distB="0" distL="0" distR="0" wp14:anchorId="21E2491F" wp14:editId="011BDE31">
            <wp:extent cx="3277877" cy="187213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0283" cy="1890645"/>
                    </a:xfrm>
                    <a:prstGeom prst="rect">
                      <a:avLst/>
                    </a:prstGeom>
                  </pic:spPr>
                </pic:pic>
              </a:graphicData>
            </a:graphic>
          </wp:inline>
        </w:drawing>
      </w:r>
    </w:p>
    <w:p w14:paraId="5D9B7EE7" w14:textId="5AECF4C8" w:rsidR="00B24E2C" w:rsidRPr="00B1737E" w:rsidRDefault="00B03AE2" w:rsidP="00B24E2C">
      <w:pPr>
        <w:pStyle w:val="Caption"/>
        <w:jc w:val="center"/>
        <w:sectPr w:rsidR="00B24E2C" w:rsidRPr="00B1737E" w:rsidSect="00623A81">
          <w:headerReference w:type="default" r:id="rId31"/>
          <w:pgSz w:w="11906" w:h="16838" w:code="9"/>
          <w:pgMar w:top="1701" w:right="1701" w:bottom="1701" w:left="1701" w:header="709" w:footer="851" w:gutter="0"/>
          <w:cols w:space="708"/>
          <w:docGrid w:linePitch="360"/>
        </w:sectPr>
      </w:pPr>
      <w:bookmarkStart w:id="58" w:name="_Toc49247402"/>
      <w:r>
        <w:t xml:space="preserve">Figure </w:t>
      </w:r>
      <w:r w:rsidR="001F143A">
        <w:fldChar w:fldCharType="begin"/>
      </w:r>
      <w:r w:rsidR="001F143A">
        <w:instrText xml:space="preserve"> STYLEREF 1 \s </w:instrText>
      </w:r>
      <w:r w:rsidR="001F143A">
        <w:fldChar w:fldCharType="separate"/>
      </w:r>
      <w:r w:rsidR="00A64045">
        <w:rPr>
          <w:noProof/>
        </w:rPr>
        <w:t>2</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7</w:t>
      </w:r>
      <w:r w:rsidR="001F143A">
        <w:rPr>
          <w:noProof/>
        </w:rPr>
        <w:fldChar w:fldCharType="end"/>
      </w:r>
      <w:r>
        <w:t xml:space="preserve"> Schematic diagram of GNL model</w:t>
      </w:r>
      <w:bookmarkEnd w:id="58"/>
    </w:p>
    <w:p w14:paraId="09AB424D" w14:textId="70F93969" w:rsidR="0082206B" w:rsidRDefault="0082206B" w:rsidP="0031353D">
      <w:pPr>
        <w:pStyle w:val="Heading2"/>
      </w:pPr>
      <w:bookmarkStart w:id="59" w:name="_Toc49247456"/>
      <w:bookmarkStart w:id="60" w:name="_Toc290554236"/>
      <w:bookmarkStart w:id="61" w:name="_Toc299621201"/>
      <w:bookmarkStart w:id="62" w:name="_Toc299631426"/>
      <w:bookmarkStart w:id="63" w:name="_Toc299631488"/>
      <w:bookmarkStart w:id="64" w:name="_Toc299631578"/>
      <w:bookmarkStart w:id="65" w:name="_Toc299631654"/>
      <w:r>
        <w:lastRenderedPageBreak/>
        <w:t>Battery Management System</w:t>
      </w:r>
      <w:bookmarkEnd w:id="59"/>
    </w:p>
    <w:p w14:paraId="241C57E0" w14:textId="137FA67E" w:rsidR="004C71C5" w:rsidRDefault="0015145E" w:rsidP="004C71C5">
      <w:r>
        <w:t xml:space="preserve">Battery Management System (BMS) offers a platform to monitor </w:t>
      </w:r>
      <w:r w:rsidR="00DC3949">
        <w:t xml:space="preserve">the working condition </w:t>
      </w:r>
      <w:r w:rsidR="003739DA">
        <w:t xml:space="preserve">of the battery. </w:t>
      </w:r>
      <w:r w:rsidR="00FB746F">
        <w:t>As early as 1998, in response to the monitoring needs of lead-acid batteries, people have already developed BMS and</w:t>
      </w:r>
      <w:r w:rsidR="00941311" w:rsidRPr="00C6113A">
        <w:rPr>
          <w:rFonts w:ascii="Segoe UI" w:hAnsi="Segoe UI" w:cs="Segoe UI"/>
          <w:color w:val="4D5156"/>
          <w:shd w:val="clear" w:color="auto" w:fill="FFFFFF"/>
        </w:rPr>
        <w:t xml:space="preserve"> </w:t>
      </w:r>
      <w:r w:rsidR="00941311" w:rsidRPr="00C6113A">
        <w:rPr>
          <w:rFonts w:cs="Arial"/>
          <w:color w:val="4D5156"/>
          <w:shd w:val="clear" w:color="auto" w:fill="FFFFFF"/>
        </w:rPr>
        <w:t xml:space="preserve">is widely </w:t>
      </w:r>
      <w:r w:rsidR="00941311" w:rsidRPr="00C6113A">
        <w:rPr>
          <w:rStyle w:val="Emphasis"/>
          <w:rFonts w:cs="Arial"/>
          <w:bCs/>
          <w:i w:val="0"/>
          <w:iCs w:val="0"/>
          <w:color w:val="5F6368"/>
          <w:shd w:val="clear" w:color="auto" w:fill="FFFFFF"/>
        </w:rPr>
        <w:t xml:space="preserve">used even </w:t>
      </w:r>
      <w:r w:rsidR="00941311" w:rsidRPr="00C6113A">
        <w:rPr>
          <w:rFonts w:cs="Arial"/>
          <w:color w:val="4D5156"/>
          <w:shd w:val="clear" w:color="auto" w:fill="FFFFFF"/>
        </w:rPr>
        <w:t>today</w:t>
      </w:r>
      <w:r w:rsidR="00FB746F" w:rsidRPr="00941311">
        <w:rPr>
          <w:rFonts w:cs="Arial"/>
        </w:rPr>
        <w:t>.</w:t>
      </w:r>
      <w:r w:rsidR="00E22599">
        <w:t xml:space="preserve"> Although the </w:t>
      </w:r>
      <w:r w:rsidR="007E5266">
        <w:t xml:space="preserve">type of the vehicle battery has changed during this period, from lead-acid batteries to lithium-ion batteries, the basic structure of the BMS </w:t>
      </w:r>
      <w:r w:rsidR="00272B9C">
        <w:t>has never changed.</w:t>
      </w:r>
      <w:r w:rsidR="00F1353D">
        <w:t xml:space="preserve"> </w:t>
      </w:r>
      <w:r w:rsidR="003D26F5">
        <w:t xml:space="preserve">In this section, a simplified BMS structure and its responsibilities will be discussed. Meanwhile, </w:t>
      </w:r>
      <w:r w:rsidR="007358E9">
        <w:t>several discover</w:t>
      </w:r>
      <w:r w:rsidR="00455097">
        <w:t>ies</w:t>
      </w:r>
      <w:r w:rsidR="007358E9">
        <w:t xml:space="preserve"> of implementing EIS </w:t>
      </w:r>
      <w:r w:rsidR="00870F6E">
        <w:t>within</w:t>
      </w:r>
      <w:r w:rsidR="007358E9">
        <w:t xml:space="preserve"> BMS </w:t>
      </w:r>
      <w:r w:rsidR="00455097">
        <w:t>will also be introduced.</w:t>
      </w:r>
    </w:p>
    <w:p w14:paraId="4E33E867" w14:textId="3EB5C33C" w:rsidR="00DA6DE1" w:rsidRDefault="00F13480" w:rsidP="00F03D88">
      <w:pPr>
        <w:pStyle w:val="Heading3"/>
      </w:pPr>
      <w:bookmarkStart w:id="66" w:name="_Toc49247457"/>
      <w:r>
        <w:t>Basic Structure and Responsibilities</w:t>
      </w:r>
      <w:bookmarkEnd w:id="66"/>
    </w:p>
    <w:p w14:paraId="5E0FA5CB" w14:textId="033A77C2" w:rsidR="000269B9" w:rsidRDefault="00F2387B" w:rsidP="000269B9">
      <w:r>
        <w:t>Figure 2-8 shows a simplified battery management system provided by T</w:t>
      </w:r>
      <w:r w:rsidR="00D0449E">
        <w:t>exas Instruments</w:t>
      </w:r>
      <w:r w:rsidR="00FE767F">
        <w:t xml:space="preserve"> in 2011</w:t>
      </w:r>
      <w:r w:rsidR="00C6113A">
        <w:t>.</w:t>
      </w:r>
      <w:r w:rsidR="00941311">
        <w:t xml:space="preserve"> </w:t>
      </w:r>
      <w:r w:rsidR="00B72926">
        <w:t>Batterie</w:t>
      </w:r>
      <w:r w:rsidR="00FE767F">
        <w:t xml:space="preserve">s </w:t>
      </w:r>
      <w:r w:rsidR="00B72926">
        <w:t>are connected in series and next to the cell</w:t>
      </w:r>
      <w:r w:rsidR="002C71F4">
        <w:t>, there are cell monitoring blocks</w:t>
      </w:r>
      <w:r w:rsidR="00535D27">
        <w:t>,</w:t>
      </w:r>
      <w:r w:rsidR="002C71F4">
        <w:t xml:space="preserve"> and the cell balancing parts </w:t>
      </w:r>
      <w:r w:rsidR="00F57162">
        <w:t xml:space="preserve">block. All of the blocks </w:t>
      </w:r>
      <w:r w:rsidR="004E62D5">
        <w:t>are able to measure</w:t>
      </w:r>
      <w:r w:rsidR="003C67DD">
        <w:t xml:space="preserve"> </w:t>
      </w:r>
      <w:r w:rsidR="004E62D5">
        <w:t>single</w:t>
      </w:r>
      <w:r w:rsidR="008616F3">
        <w:t>-</w:t>
      </w:r>
      <w:r w:rsidR="004E62D5">
        <w:t>cell voltages</w:t>
      </w:r>
      <w:r w:rsidR="00CD5179">
        <w:t xml:space="preserve">, </w:t>
      </w:r>
      <w:r w:rsidR="003B3AC6">
        <w:t>current</w:t>
      </w:r>
      <w:r w:rsidR="00FE767F">
        <w:t>,</w:t>
      </w:r>
      <w:r w:rsidR="00C93193">
        <w:t xml:space="preserve"> and the</w:t>
      </w:r>
      <w:r w:rsidR="004E62D5">
        <w:t xml:space="preserve"> temperature</w:t>
      </w:r>
      <w:r w:rsidR="00C93193">
        <w:t xml:space="preserve"> information </w:t>
      </w:r>
      <w:r w:rsidR="00FE767F">
        <w:t>through temperature</w:t>
      </w:r>
      <w:r w:rsidR="00C93193">
        <w:t xml:space="preserve"> sensors will </w:t>
      </w:r>
      <w:r w:rsidR="00A27B09">
        <w:t>be sent</w:t>
      </w:r>
      <w:r w:rsidR="003C67DD">
        <w:t xml:space="preserve"> to the microcontroller</w:t>
      </w:r>
      <w:r w:rsidR="00114D5D">
        <w:t xml:space="preserve"> and do</w:t>
      </w:r>
      <w:r w:rsidR="00A27B09">
        <w:t xml:space="preserve"> proper</w:t>
      </w:r>
      <w:r w:rsidR="00114D5D">
        <w:t xml:space="preserve"> balancing measurements.</w:t>
      </w:r>
      <w:r w:rsidR="003B3AC6">
        <w:t xml:space="preserve"> The switch in the upper right corner allows the BMS to safely cut off the circuit when the battery is </w:t>
      </w:r>
      <w:r w:rsidR="00941311">
        <w:t>faulty</w:t>
      </w:r>
      <w:r w:rsidR="003B3AC6">
        <w:t>.</w:t>
      </w:r>
    </w:p>
    <w:p w14:paraId="44B76176" w14:textId="567AB122" w:rsidR="00594941" w:rsidRDefault="00594941" w:rsidP="000269B9">
      <w:r>
        <w:t xml:space="preserve">The </w:t>
      </w:r>
      <w:r w:rsidR="00941311">
        <w:t>key functions</w:t>
      </w:r>
      <w:r>
        <w:t xml:space="preserve"> of a basic </w:t>
      </w:r>
      <w:r w:rsidR="00B06AC2">
        <w:t>BMS often include:</w:t>
      </w:r>
    </w:p>
    <w:p w14:paraId="2E2B93A3" w14:textId="444BEFF8" w:rsidR="00B06AC2" w:rsidRDefault="00451805" w:rsidP="00B06AC2">
      <w:pPr>
        <w:pStyle w:val="ListParagraph"/>
        <w:numPr>
          <w:ilvl w:val="0"/>
          <w:numId w:val="30"/>
        </w:numPr>
      </w:pPr>
      <w:r>
        <w:t>Provide battery safety and longevity</w:t>
      </w:r>
      <w:r w:rsidR="00F47471">
        <w:t>.</w:t>
      </w:r>
    </w:p>
    <w:p w14:paraId="3041C793" w14:textId="519EBCE8" w:rsidR="00F47471" w:rsidRDefault="00F47471" w:rsidP="00B06AC2">
      <w:pPr>
        <w:pStyle w:val="ListParagraph"/>
        <w:numPr>
          <w:ilvl w:val="0"/>
          <w:numId w:val="30"/>
        </w:numPr>
      </w:pPr>
      <w:r>
        <w:t>R</w:t>
      </w:r>
      <w:r w:rsidR="003130B1">
        <w:t xml:space="preserve">eveal </w:t>
      </w:r>
      <w:proofErr w:type="spellStart"/>
      <w:r w:rsidR="003130B1">
        <w:t>S</w:t>
      </w:r>
      <w:r w:rsidR="004E6E4C">
        <w:t>oF</w:t>
      </w:r>
      <w:proofErr w:type="spellEnd"/>
      <w:r w:rsidR="004E6E4C">
        <w:t xml:space="preserve"> in the form of SoC and </w:t>
      </w:r>
      <w:proofErr w:type="spellStart"/>
      <w:r w:rsidR="004E6E4C">
        <w:t>SoH</w:t>
      </w:r>
      <w:proofErr w:type="spellEnd"/>
      <w:r w:rsidR="004E6E4C">
        <w:t>.</w:t>
      </w:r>
    </w:p>
    <w:p w14:paraId="51C1DFC8" w14:textId="53D5C36D" w:rsidR="004E6E4C" w:rsidRDefault="004E6E4C" w:rsidP="00B06AC2">
      <w:pPr>
        <w:pStyle w:val="ListParagraph"/>
        <w:numPr>
          <w:ilvl w:val="0"/>
          <w:numId w:val="30"/>
        </w:numPr>
      </w:pPr>
      <w:r>
        <w:t xml:space="preserve">Prompt caution and service, which includes </w:t>
      </w:r>
      <w:r w:rsidR="008151CB">
        <w:t>high temperature, cell imbalance</w:t>
      </w:r>
      <w:r w:rsidR="008616F3">
        <w:t>,</w:t>
      </w:r>
      <w:r w:rsidR="008151CB">
        <w:t xml:space="preserve"> or calibration.</w:t>
      </w:r>
    </w:p>
    <w:p w14:paraId="5041BE0F" w14:textId="0A6FAC86" w:rsidR="008151CB" w:rsidRPr="000269B9" w:rsidRDefault="008151CB" w:rsidP="00B06AC2">
      <w:pPr>
        <w:pStyle w:val="ListParagraph"/>
        <w:numPr>
          <w:ilvl w:val="0"/>
          <w:numId w:val="30"/>
        </w:numPr>
      </w:pPr>
      <w:r>
        <w:t>Indicate the end-of-life when the capacity falls below the target threshold.</w:t>
      </w:r>
    </w:p>
    <w:p w14:paraId="5DE43BD5" w14:textId="77777777" w:rsidR="000269B9" w:rsidRDefault="000269B9" w:rsidP="000D72C9">
      <w:pPr>
        <w:keepNext/>
        <w:jc w:val="center"/>
      </w:pPr>
      <w:r>
        <w:rPr>
          <w:noProof/>
          <w:lang w:eastAsia="en-GB"/>
        </w:rPr>
        <w:lastRenderedPageBreak/>
        <w:drawing>
          <wp:inline distT="0" distB="0" distL="0" distR="0" wp14:anchorId="18F87737" wp14:editId="4A652143">
            <wp:extent cx="3925937" cy="2899211"/>
            <wp:effectExtent l="0" t="0" r="0" b="0"/>
            <wp:docPr id="11" name="图片 5" descr="手机屏幕截图&#10;&#10;描述已自动生成">
              <a:extLst xmlns:a="http://schemas.openxmlformats.org/drawingml/2006/main">
                <a:ext uri="{FF2B5EF4-FFF2-40B4-BE49-F238E27FC236}">
                  <a16:creationId xmlns:a16="http://schemas.microsoft.com/office/drawing/2014/main" id="{BFC9C707-C3B5-4485-90AA-23B4E78EB1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手机屏幕截图&#10;&#10;描述已自动生成">
                      <a:extLst>
                        <a:ext uri="{FF2B5EF4-FFF2-40B4-BE49-F238E27FC236}">
                          <a16:creationId xmlns:a16="http://schemas.microsoft.com/office/drawing/2014/main" id="{BFC9C707-C3B5-4485-90AA-23B4E78EB174}"/>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18533" cy="2967591"/>
                    </a:xfrm>
                    <a:prstGeom prst="rect">
                      <a:avLst/>
                    </a:prstGeom>
                  </pic:spPr>
                </pic:pic>
              </a:graphicData>
            </a:graphic>
          </wp:inline>
        </w:drawing>
      </w:r>
    </w:p>
    <w:p w14:paraId="17B1444C" w14:textId="54338999" w:rsidR="00F13480" w:rsidRPr="004B4EA4" w:rsidRDefault="000269B9" w:rsidP="000269B9">
      <w:pPr>
        <w:pStyle w:val="Caption"/>
        <w:jc w:val="center"/>
        <w:rPr>
          <w:rStyle w:val="Emphasis"/>
          <w:sz w:val="21"/>
          <w:szCs w:val="21"/>
        </w:rPr>
      </w:pPr>
      <w:bookmarkStart w:id="67" w:name="_Toc49247403"/>
      <w:r>
        <w:t xml:space="preserve">Figure </w:t>
      </w:r>
      <w:r w:rsidR="001F143A">
        <w:fldChar w:fldCharType="begin"/>
      </w:r>
      <w:r w:rsidR="001F143A">
        <w:instrText xml:space="preserve"> STYLEREF 1 \s </w:instrText>
      </w:r>
      <w:r w:rsidR="001F143A">
        <w:fldChar w:fldCharType="separate"/>
      </w:r>
      <w:r w:rsidR="00A64045">
        <w:rPr>
          <w:noProof/>
        </w:rPr>
        <w:t>2</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8</w:t>
      </w:r>
      <w:r w:rsidR="001F143A">
        <w:rPr>
          <w:noProof/>
        </w:rPr>
        <w:fldChar w:fldCharType="end"/>
      </w:r>
      <w:r>
        <w:t xml:space="preserve"> Simplified Battery Management </w:t>
      </w:r>
      <w:r w:rsidRPr="004B4EA4">
        <w:t>System</w:t>
      </w:r>
      <w:r w:rsidR="00BC5D09">
        <w:t xml:space="preserve"> (Texas Instruments, 2011)</w:t>
      </w:r>
      <w:bookmarkEnd w:id="67"/>
    </w:p>
    <w:p w14:paraId="5588C56D" w14:textId="77777777" w:rsidR="00386EF8" w:rsidRPr="00386EF8" w:rsidRDefault="00386EF8" w:rsidP="00386EF8"/>
    <w:p w14:paraId="572A2AA1" w14:textId="4F00D769" w:rsidR="00F13480" w:rsidRDefault="00F13480" w:rsidP="00F13480">
      <w:pPr>
        <w:pStyle w:val="Heading3"/>
      </w:pPr>
      <w:bookmarkStart w:id="68" w:name="_Toc49247458"/>
      <w:r>
        <w:t>Implement EIS within BMS</w:t>
      </w:r>
      <w:bookmarkEnd w:id="68"/>
    </w:p>
    <w:p w14:paraId="6E54B122" w14:textId="254D638D" w:rsidR="009D4CE9" w:rsidRDefault="002D750C" w:rsidP="009D4CE9">
      <w:r>
        <w:t xml:space="preserve">Commercial </w:t>
      </w:r>
      <w:r w:rsidR="008771EC">
        <w:t xml:space="preserve">impedance testing </w:t>
      </w:r>
      <w:r w:rsidR="00B65A08">
        <w:t>has</w:t>
      </w:r>
      <w:r w:rsidR="008771EC">
        <w:t xml:space="preserve"> </w:t>
      </w:r>
      <w:r w:rsidR="008616F3">
        <w:t xml:space="preserve">a </w:t>
      </w:r>
      <w:r w:rsidR="008771EC">
        <w:t xml:space="preserve">wide range of capabilities, but they are rarely used </w:t>
      </w:r>
      <w:r w:rsidR="00941311">
        <w:t xml:space="preserve">within </w:t>
      </w:r>
      <w:r w:rsidR="008771EC">
        <w:t>BMS</w:t>
      </w:r>
      <w:r w:rsidR="00A0774C">
        <w:t xml:space="preserve"> </w:t>
      </w:r>
      <w:r w:rsidR="00941311">
        <w:t>due to their</w:t>
      </w:r>
      <w:r w:rsidR="00A0774C">
        <w:t xml:space="preserve"> size, weight</w:t>
      </w:r>
      <w:r w:rsidR="008616F3">
        <w:t>,</w:t>
      </w:r>
      <w:r w:rsidR="00A0774C">
        <w:t xml:space="preserve"> and power</w:t>
      </w:r>
      <w:r w:rsidR="008616F3">
        <w:t xml:space="preserve"> </w:t>
      </w:r>
      <w:r w:rsidR="00517E73">
        <w:t>consumption</w:t>
      </w:r>
      <w:r w:rsidR="00137B6B">
        <w:t xml:space="preserve">. </w:t>
      </w:r>
      <w:r w:rsidR="0038192A">
        <w:t>However, because</w:t>
      </w:r>
      <w:r w:rsidR="00B65A08">
        <w:t xml:space="preserve"> of the advantages of using EIS are far greater</w:t>
      </w:r>
      <w:r w:rsidR="0038192A">
        <w:t xml:space="preserve"> than its disadvantages,</w:t>
      </w:r>
      <w:r w:rsidR="008D6CC5">
        <w:t xml:space="preserve"> some teams and companies have developed BMS that can apply EIS</w:t>
      </w:r>
      <w:r w:rsidR="007F4CE2">
        <w:t xml:space="preserve"> multiple frequency</w:t>
      </w:r>
      <w:r w:rsidR="008D6CC5">
        <w:t xml:space="preserve"> test.</w:t>
      </w:r>
    </w:p>
    <w:p w14:paraId="387D32BB" w14:textId="7E5C6265" w:rsidR="008D6CC5" w:rsidRDefault="008D6CC5" w:rsidP="009D4CE9">
      <w:r>
        <w:t xml:space="preserve">In </w:t>
      </w:r>
      <w:r w:rsidR="00657A8B">
        <w:t xml:space="preserve">2018, Bliss G. </w:t>
      </w:r>
      <w:proofErr w:type="spellStart"/>
      <w:r w:rsidR="00657A8B">
        <w:t>Crakhuff</w:t>
      </w:r>
      <w:r w:rsidR="00EA00E2">
        <w:t>’s</w:t>
      </w:r>
      <w:proofErr w:type="spellEnd"/>
      <w:r w:rsidR="00EA00E2">
        <w:t xml:space="preserve"> team designed a </w:t>
      </w:r>
      <w:r w:rsidR="00E0054E">
        <w:t>new BMS called “</w:t>
      </w:r>
      <w:r w:rsidR="000942F2">
        <w:t>BIT-BMS”</w:t>
      </w:r>
      <w:r w:rsidR="00EE6BE0">
        <w:t xml:space="preserve"> (Figure</w:t>
      </w:r>
      <w:r w:rsidR="00F021D1">
        <w:t xml:space="preserve"> 2-9</w:t>
      </w:r>
      <w:r w:rsidR="00EE6BE0">
        <w:t>)</w:t>
      </w:r>
      <w:r w:rsidR="000942F2">
        <w:t xml:space="preserve"> that allow</w:t>
      </w:r>
      <w:r w:rsidR="00C55560">
        <w:t>s</w:t>
      </w:r>
      <w:r w:rsidR="000942F2">
        <w:t xml:space="preserve"> BMS to do </w:t>
      </w:r>
      <w:r w:rsidR="008616F3">
        <w:t xml:space="preserve">the </w:t>
      </w:r>
      <w:r w:rsidR="00E0228F">
        <w:t>EIS test at multiple frequencies in the 1 Hz to 1kHz range.</w:t>
      </w:r>
      <w:r w:rsidR="00EE6BE0">
        <w:t xml:space="preserve"> Although the frequency sweep range is limited, it is a significant step for applying EIS testing </w:t>
      </w:r>
      <w:r w:rsidR="00993D29">
        <w:t>with</w:t>
      </w:r>
      <w:r w:rsidR="00EE6BE0">
        <w:t>in BMS, which means that a BMS capable of measuring impedance can meet the needs of most batteries.</w:t>
      </w:r>
    </w:p>
    <w:p w14:paraId="11984BB6" w14:textId="77777777" w:rsidR="00733740" w:rsidRDefault="00733740" w:rsidP="00733740">
      <w:pPr>
        <w:keepNext/>
        <w:jc w:val="center"/>
      </w:pPr>
      <w:r w:rsidRPr="00733740">
        <w:rPr>
          <w:noProof/>
          <w:lang w:eastAsia="en-GB"/>
        </w:rPr>
        <w:lastRenderedPageBreak/>
        <w:drawing>
          <wp:inline distT="0" distB="0" distL="0" distR="0" wp14:anchorId="0BCBF09B" wp14:editId="6B011D48">
            <wp:extent cx="2795204" cy="1434416"/>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1554" cy="1478728"/>
                    </a:xfrm>
                    <a:prstGeom prst="rect">
                      <a:avLst/>
                    </a:prstGeom>
                  </pic:spPr>
                </pic:pic>
              </a:graphicData>
            </a:graphic>
          </wp:inline>
        </w:drawing>
      </w:r>
    </w:p>
    <w:p w14:paraId="078AD4F8" w14:textId="3D66B300" w:rsidR="00EE6BE0" w:rsidRDefault="00733740" w:rsidP="00733740">
      <w:pPr>
        <w:pStyle w:val="Caption"/>
        <w:jc w:val="center"/>
      </w:pPr>
      <w:bookmarkStart w:id="69" w:name="_Toc49247404"/>
      <w:r>
        <w:t xml:space="preserve">Figure </w:t>
      </w:r>
      <w:r w:rsidR="001F143A">
        <w:fldChar w:fldCharType="begin"/>
      </w:r>
      <w:r w:rsidR="001F143A">
        <w:instrText xml:space="preserve"> STYLEREF 1 \s </w:instrText>
      </w:r>
      <w:r w:rsidR="001F143A">
        <w:fldChar w:fldCharType="separate"/>
      </w:r>
      <w:r w:rsidR="00A64045">
        <w:rPr>
          <w:noProof/>
        </w:rPr>
        <w:t>2</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9</w:t>
      </w:r>
      <w:r w:rsidR="001F143A">
        <w:rPr>
          <w:noProof/>
        </w:rPr>
        <w:fldChar w:fldCharType="end"/>
      </w:r>
      <w:r>
        <w:t xml:space="preserve"> BIT-BMS</w:t>
      </w:r>
      <w:r w:rsidR="00BE5446">
        <w:t xml:space="preserve"> (Bliss G. </w:t>
      </w:r>
      <w:proofErr w:type="spellStart"/>
      <w:r w:rsidR="00BE5446">
        <w:t>Carkhuff</w:t>
      </w:r>
      <w:proofErr w:type="spellEnd"/>
      <w:r w:rsidR="00BE5446">
        <w:t>, 2018)</w:t>
      </w:r>
      <w:bookmarkEnd w:id="69"/>
    </w:p>
    <w:p w14:paraId="70F3058C" w14:textId="5D3E10A6" w:rsidR="00733740" w:rsidRDefault="00DB3FBA" w:rsidP="00733740">
      <w:r>
        <w:t xml:space="preserve">The BIT-BMS is designed to monitor each of up to 16 cells in a multicell battery </w:t>
      </w:r>
      <w:r w:rsidR="00A9300D">
        <w:t xml:space="preserve">with no limit on the charge and discharge rates while the </w:t>
      </w:r>
      <w:r w:rsidR="00013865">
        <w:t>size remained almost unchanged compared to original BMS</w:t>
      </w:r>
      <w:r w:rsidR="00A10854">
        <w:t xml:space="preserve"> (10 x 10cm unit).</w:t>
      </w:r>
      <w:r w:rsidR="00715CF4">
        <w:t xml:space="preserve"> It requires no computer control to operate but provides a USB port to export the data.</w:t>
      </w:r>
      <w:r w:rsidR="00A10A76">
        <w:t xml:space="preserve"> For accuracy, </w:t>
      </w:r>
      <w:r w:rsidR="00554D99">
        <w:t xml:space="preserve">the maximum resolution of a phase can be </w:t>
      </w:r>
      <w:r w:rsidR="00453AC9">
        <w:t xml:space="preserve">reached in </w:t>
      </w:r>
      <w:r w:rsidR="00554D99">
        <w:t>0.0123</w:t>
      </w:r>
      <w:r w:rsidR="00453AC9" w:rsidRPr="00453AC9">
        <w:rPr>
          <w:rFonts w:hint="eastAsia"/>
        </w:rPr>
        <w:t>°</w:t>
      </w:r>
      <w:r w:rsidR="00453AC9">
        <w:t xml:space="preserve"> (70 H</w:t>
      </w:r>
      <w:r w:rsidR="00BE5446">
        <w:t>z,</w:t>
      </w:r>
      <w:r w:rsidR="00584DB7">
        <w:t xml:space="preserve"> </w:t>
      </w:r>
      <w:r w:rsidR="00BE5446">
        <w:t xml:space="preserve">Bliss G. </w:t>
      </w:r>
      <w:proofErr w:type="spellStart"/>
      <w:r w:rsidR="00BE5446">
        <w:t>Carkhuff</w:t>
      </w:r>
      <w:proofErr w:type="spellEnd"/>
      <w:r w:rsidR="00BE5446">
        <w:t>, 2018</w:t>
      </w:r>
      <w:r w:rsidR="00453AC9">
        <w:t>).</w:t>
      </w:r>
    </w:p>
    <w:p w14:paraId="1D28BF59" w14:textId="7B0AB724" w:rsidR="0040011E" w:rsidRDefault="008616F3" w:rsidP="00733740">
      <w:r>
        <w:t>The s</w:t>
      </w:r>
      <w:r w:rsidR="00153A6B">
        <w:t xml:space="preserve">ame year, </w:t>
      </w:r>
      <w:proofErr w:type="spellStart"/>
      <w:r w:rsidR="0050636E">
        <w:t>Datang</w:t>
      </w:r>
      <w:proofErr w:type="spellEnd"/>
      <w:r w:rsidR="0050636E">
        <w:t xml:space="preserve"> </w:t>
      </w:r>
      <w:r w:rsidR="00A028B3">
        <w:t>T</w:t>
      </w:r>
      <w:r w:rsidR="0050636E">
        <w:t xml:space="preserve">elecom </w:t>
      </w:r>
      <w:r w:rsidR="00A028B3">
        <w:t xml:space="preserve">Technology Co, Ltd </w:t>
      </w:r>
      <w:r w:rsidR="0050636E">
        <w:t xml:space="preserve">in China also announced that they have </w:t>
      </w:r>
      <w:r w:rsidR="0040675F">
        <w:t xml:space="preserve">developed </w:t>
      </w:r>
      <w:r w:rsidR="0026741B">
        <w:t>a battery monitoring chip based on EIS technology.</w:t>
      </w:r>
      <w:r w:rsidR="00517326">
        <w:t xml:space="preserve"> </w:t>
      </w:r>
      <w:r w:rsidR="006F6EF5">
        <w:t>“</w:t>
      </w:r>
      <w:r w:rsidR="00517326">
        <w:t>Unlike traditional battery monitoring chips</w:t>
      </w:r>
      <w:r w:rsidR="006F6EF5">
        <w:t>, it innovatively integrates voltage, impedance, and temperature monitoring functions into one</w:t>
      </w:r>
      <w:r w:rsidR="00D3126A">
        <w:t xml:space="preserve">, thereby achieving a perfect </w:t>
      </w:r>
      <w:r w:rsidR="00D01C18">
        <w:t>combination</w:t>
      </w:r>
      <w:r w:rsidR="00D3126A">
        <w:t xml:space="preserve"> of electronic technology and electrochemical technology.”, said </w:t>
      </w:r>
      <w:commentRangeStart w:id="70"/>
      <w:proofErr w:type="spellStart"/>
      <w:r w:rsidR="00D01C18">
        <w:t>Datang</w:t>
      </w:r>
      <w:commentRangeEnd w:id="70"/>
      <w:proofErr w:type="spellEnd"/>
      <w:r w:rsidR="00993D29">
        <w:rPr>
          <w:rStyle w:val="CommentReference"/>
        </w:rPr>
        <w:commentReference w:id="70"/>
      </w:r>
      <w:r w:rsidR="00D01C18">
        <w:t>.</w:t>
      </w:r>
    </w:p>
    <w:p w14:paraId="6520EA65" w14:textId="77777777" w:rsidR="00386EF8" w:rsidRPr="00733740" w:rsidRDefault="00386EF8" w:rsidP="00733740"/>
    <w:p w14:paraId="7446178D" w14:textId="4C4237BC" w:rsidR="0031353D" w:rsidRDefault="0031353D" w:rsidP="0031353D">
      <w:pPr>
        <w:pStyle w:val="Heading2"/>
      </w:pPr>
      <w:bookmarkStart w:id="71" w:name="_Toc49247459"/>
      <w:r>
        <w:t>Machine Learning Algorithm</w:t>
      </w:r>
      <w:bookmarkEnd w:id="71"/>
    </w:p>
    <w:p w14:paraId="23611525" w14:textId="0312888E" w:rsidR="00452EB6" w:rsidRDefault="00965C79" w:rsidP="00452EB6">
      <w:r>
        <w:t>Various kinds of machine learning algorithms have been widely used in data mining</w:t>
      </w:r>
      <w:r w:rsidR="00B700C7">
        <w:t xml:space="preserve">. In this section, </w:t>
      </w:r>
      <w:r w:rsidR="000C0FDA">
        <w:t>two machine learning algorithm</w:t>
      </w:r>
      <w:r w:rsidR="00C54573">
        <w:t>s</w:t>
      </w:r>
      <w:r w:rsidR="000C0FDA">
        <w:t xml:space="preserve"> that may able to </w:t>
      </w:r>
      <w:r w:rsidR="00F22A39">
        <w:t xml:space="preserve">implement to analyse </w:t>
      </w:r>
      <w:r w:rsidR="003C645F">
        <w:t>battery EIS data</w:t>
      </w:r>
      <w:r w:rsidR="00E94685">
        <w:t xml:space="preserve"> will be introduced (KNN and SVM).</w:t>
      </w:r>
      <w:r w:rsidR="005A5A28">
        <w:t xml:space="preserve"> The</w:t>
      </w:r>
      <w:r w:rsidR="00C54573">
        <w:t>y aim</w:t>
      </w:r>
      <w:r w:rsidR="005A5A28">
        <w:t xml:space="preserve"> to </w:t>
      </w:r>
      <w:r w:rsidR="003346B9">
        <w:t>generate</w:t>
      </w:r>
      <w:r w:rsidR="005A5A28">
        <w:t xml:space="preserve"> a classifier through mathematical </w:t>
      </w:r>
      <w:r w:rsidR="00A73D8E">
        <w:t>methods and decide which category belongs to when encount</w:t>
      </w:r>
      <w:r w:rsidR="008A0C89">
        <w:t>ering a piece of new data.</w:t>
      </w:r>
      <w:r w:rsidR="00A73D8E">
        <w:t xml:space="preserve"> </w:t>
      </w:r>
      <w:r w:rsidR="00E94685">
        <w:t xml:space="preserve">To better explain </w:t>
      </w:r>
      <w:r w:rsidR="00EF6A15">
        <w:t xml:space="preserve">and visualise </w:t>
      </w:r>
      <w:r w:rsidR="00E94685">
        <w:t xml:space="preserve">what is happening </w:t>
      </w:r>
      <w:r w:rsidR="00276278">
        <w:t>during the calculation,</w:t>
      </w:r>
      <w:r w:rsidR="00CF2CE4">
        <w:t xml:space="preserve"> </w:t>
      </w:r>
      <w:r w:rsidR="00C54573">
        <w:t xml:space="preserve">the </w:t>
      </w:r>
      <w:r w:rsidR="00CF2CE4">
        <w:t>Simplified</w:t>
      </w:r>
      <w:r w:rsidR="00276278">
        <w:t xml:space="preserve"> 2D data</w:t>
      </w:r>
      <w:r w:rsidR="00CD4BE6">
        <w:t>set will be used as</w:t>
      </w:r>
      <w:r w:rsidR="00E3063B">
        <w:t xml:space="preserve"> examples</w:t>
      </w:r>
      <w:r w:rsidR="00941425">
        <w:t xml:space="preserve"> (Table</w:t>
      </w:r>
      <w:r w:rsidR="002907B2">
        <w:t xml:space="preserve"> 2-1</w:t>
      </w:r>
      <w:r w:rsidR="00941425">
        <w:t>)</w:t>
      </w:r>
      <w:r w:rsidR="00E3063B">
        <w:t>.</w:t>
      </w:r>
    </w:p>
    <w:p w14:paraId="790D599E" w14:textId="1033FEC9" w:rsidR="00272F6F" w:rsidRDefault="00272F6F" w:rsidP="00452EB6"/>
    <w:p w14:paraId="35C21D4B" w14:textId="77777777" w:rsidR="00272F6F" w:rsidRDefault="00272F6F" w:rsidP="00452EB6"/>
    <w:tbl>
      <w:tblPr>
        <w:tblStyle w:val="TableGrid"/>
        <w:tblW w:w="0" w:type="auto"/>
        <w:tblLook w:val="04A0" w:firstRow="1" w:lastRow="0" w:firstColumn="1" w:lastColumn="0" w:noHBand="0" w:noVBand="1"/>
      </w:tblPr>
      <w:tblGrid>
        <w:gridCol w:w="2831"/>
        <w:gridCol w:w="2831"/>
        <w:gridCol w:w="2832"/>
      </w:tblGrid>
      <w:tr w:rsidR="00941425" w14:paraId="35DCC85E" w14:textId="77777777" w:rsidTr="00941425">
        <w:tc>
          <w:tcPr>
            <w:tcW w:w="2831" w:type="dxa"/>
          </w:tcPr>
          <w:p w14:paraId="1665BF64" w14:textId="072DC1F0" w:rsidR="00941425" w:rsidRDefault="00F1438B" w:rsidP="00F1438B">
            <w:pPr>
              <w:jc w:val="center"/>
            </w:pPr>
            <w:r>
              <w:t>C</w:t>
            </w:r>
            <w:r w:rsidR="00976118">
              <w:t>ategory</w:t>
            </w:r>
          </w:p>
        </w:tc>
        <w:tc>
          <w:tcPr>
            <w:tcW w:w="2831" w:type="dxa"/>
          </w:tcPr>
          <w:p w14:paraId="586C119B" w14:textId="3C50DCA4" w:rsidR="00941425" w:rsidRDefault="00F1438B" w:rsidP="00F1438B">
            <w:pPr>
              <w:jc w:val="center"/>
            </w:pPr>
            <w:r>
              <w:t>Feature 1</w:t>
            </w:r>
          </w:p>
        </w:tc>
        <w:tc>
          <w:tcPr>
            <w:tcW w:w="2832" w:type="dxa"/>
          </w:tcPr>
          <w:p w14:paraId="44EC3C94" w14:textId="3A46F60D" w:rsidR="00941425" w:rsidRDefault="00F1438B" w:rsidP="00F1438B">
            <w:pPr>
              <w:jc w:val="center"/>
            </w:pPr>
            <w:r>
              <w:t>Feature 2</w:t>
            </w:r>
          </w:p>
        </w:tc>
      </w:tr>
      <w:tr w:rsidR="00941425" w14:paraId="59651BD6" w14:textId="77777777" w:rsidTr="00941425">
        <w:tc>
          <w:tcPr>
            <w:tcW w:w="2831" w:type="dxa"/>
          </w:tcPr>
          <w:p w14:paraId="71FF8660" w14:textId="426F811A" w:rsidR="00941425" w:rsidRDefault="00F1438B" w:rsidP="009718D8">
            <w:pPr>
              <w:jc w:val="center"/>
            </w:pPr>
            <w:r>
              <w:t>0</w:t>
            </w:r>
          </w:p>
        </w:tc>
        <w:tc>
          <w:tcPr>
            <w:tcW w:w="2831" w:type="dxa"/>
          </w:tcPr>
          <w:p w14:paraId="72D314F9" w14:textId="35A1380B" w:rsidR="00941425" w:rsidRDefault="00F1438B" w:rsidP="009718D8">
            <w:pPr>
              <w:jc w:val="center"/>
            </w:pPr>
            <w:r>
              <w:t xml:space="preserve">Value </w:t>
            </w:r>
            <w:r w:rsidR="009718D8">
              <w:t>01</w:t>
            </w:r>
          </w:p>
        </w:tc>
        <w:tc>
          <w:tcPr>
            <w:tcW w:w="2832" w:type="dxa"/>
          </w:tcPr>
          <w:p w14:paraId="26D8774A" w14:textId="1B14A22D" w:rsidR="00941425" w:rsidRDefault="009718D8" w:rsidP="009718D8">
            <w:pPr>
              <w:jc w:val="center"/>
            </w:pPr>
            <w:r>
              <w:t>Value 02</w:t>
            </w:r>
          </w:p>
        </w:tc>
      </w:tr>
      <w:tr w:rsidR="00F1438B" w14:paraId="7FE9ABC4" w14:textId="77777777" w:rsidTr="00941425">
        <w:tc>
          <w:tcPr>
            <w:tcW w:w="2831" w:type="dxa"/>
          </w:tcPr>
          <w:p w14:paraId="553242C3" w14:textId="4AB8A8DF" w:rsidR="00F1438B" w:rsidRDefault="00F1438B" w:rsidP="009718D8">
            <w:pPr>
              <w:jc w:val="center"/>
            </w:pPr>
            <w:r>
              <w:t>1</w:t>
            </w:r>
          </w:p>
        </w:tc>
        <w:tc>
          <w:tcPr>
            <w:tcW w:w="2831" w:type="dxa"/>
          </w:tcPr>
          <w:p w14:paraId="04382688" w14:textId="3B02BE28" w:rsidR="00F1438B" w:rsidRDefault="009718D8" w:rsidP="009718D8">
            <w:pPr>
              <w:jc w:val="center"/>
            </w:pPr>
            <w:r>
              <w:t>Value 11</w:t>
            </w:r>
          </w:p>
        </w:tc>
        <w:tc>
          <w:tcPr>
            <w:tcW w:w="2832" w:type="dxa"/>
          </w:tcPr>
          <w:p w14:paraId="792AF443" w14:textId="03A6409B" w:rsidR="00F1438B" w:rsidRDefault="009718D8" w:rsidP="00006D20">
            <w:pPr>
              <w:keepNext/>
              <w:jc w:val="center"/>
            </w:pPr>
            <w:r>
              <w:t>Value 12</w:t>
            </w:r>
          </w:p>
        </w:tc>
      </w:tr>
    </w:tbl>
    <w:p w14:paraId="6D5318F9" w14:textId="0A87941D" w:rsidR="00941425" w:rsidRPr="00452EB6" w:rsidRDefault="00006D20" w:rsidP="00006D20">
      <w:pPr>
        <w:pStyle w:val="Caption"/>
        <w:jc w:val="center"/>
      </w:pPr>
      <w:bookmarkStart w:id="72" w:name="_Toc49244316"/>
      <w:r>
        <w:t xml:space="preserve">Table </w:t>
      </w:r>
      <w:r w:rsidR="001F143A">
        <w:fldChar w:fldCharType="begin"/>
      </w:r>
      <w:r w:rsidR="001F143A">
        <w:instrText xml:space="preserve"> STYLEREF 1 \s </w:instrText>
      </w:r>
      <w:r w:rsidR="001F143A">
        <w:fldChar w:fldCharType="separate"/>
      </w:r>
      <w:r w:rsidR="00D5354B">
        <w:rPr>
          <w:noProof/>
        </w:rPr>
        <w:t>2</w:t>
      </w:r>
      <w:r w:rsidR="001F143A">
        <w:rPr>
          <w:noProof/>
        </w:rPr>
        <w:fldChar w:fldCharType="end"/>
      </w:r>
      <w:r w:rsidR="00D5354B">
        <w:noBreakHyphen/>
      </w:r>
      <w:r w:rsidR="001F143A">
        <w:fldChar w:fldCharType="begin"/>
      </w:r>
      <w:r w:rsidR="001F143A">
        <w:instrText xml:space="preserve"> SEQ Table \* ARABIC \s 1 </w:instrText>
      </w:r>
      <w:r w:rsidR="001F143A">
        <w:fldChar w:fldCharType="separate"/>
      </w:r>
      <w:r w:rsidR="00D5354B">
        <w:rPr>
          <w:noProof/>
        </w:rPr>
        <w:t>1</w:t>
      </w:r>
      <w:r w:rsidR="001F143A">
        <w:rPr>
          <w:noProof/>
        </w:rPr>
        <w:fldChar w:fldCharType="end"/>
      </w:r>
      <w:r>
        <w:t xml:space="preserve"> 2 Simplified 2D Data</w:t>
      </w:r>
      <w:bookmarkEnd w:id="72"/>
    </w:p>
    <w:p w14:paraId="588E1D3B" w14:textId="562E5EDF" w:rsidR="0031353D" w:rsidRDefault="0031353D" w:rsidP="0031353D">
      <w:pPr>
        <w:pStyle w:val="Heading3"/>
      </w:pPr>
      <w:bookmarkStart w:id="73" w:name="_Toc49247460"/>
      <w:r>
        <w:t>K</w:t>
      </w:r>
      <w:r w:rsidR="001C655B">
        <w:t xml:space="preserve"> Nearest Neighbours</w:t>
      </w:r>
      <w:r w:rsidR="00380703">
        <w:t xml:space="preserve"> (KNN)</w:t>
      </w:r>
      <w:bookmarkEnd w:id="73"/>
    </w:p>
    <w:p w14:paraId="4BFA83F4" w14:textId="54A72AA5" w:rsidR="002907B2" w:rsidRDefault="00490F5E" w:rsidP="002907B2">
      <w:r>
        <w:t xml:space="preserve">K Nearest Neighbours </w:t>
      </w:r>
      <w:r w:rsidR="002F2BF8">
        <w:t xml:space="preserve">(KNN) </w:t>
      </w:r>
      <w:r>
        <w:t>algorithm is the</w:t>
      </w:r>
      <w:r w:rsidR="003E339E">
        <w:t xml:space="preserve"> </w:t>
      </w:r>
      <w:r w:rsidR="00BF7868">
        <w:t>easiest</w:t>
      </w:r>
      <w:r w:rsidR="003E339E">
        <w:t xml:space="preserve"> </w:t>
      </w:r>
      <w:r w:rsidR="00BF7868">
        <w:t>algorithm to understand in machine learning</w:t>
      </w:r>
      <w:r w:rsidR="002265BA">
        <w:t xml:space="preserve"> as it </w:t>
      </w:r>
      <w:r w:rsidR="0027264F">
        <w:t xml:space="preserve">can be easily implemented without requiring any mathematical foundation. The </w:t>
      </w:r>
      <w:r w:rsidR="002F2BF8">
        <w:t xml:space="preserve">principle </w:t>
      </w:r>
      <w:r w:rsidR="006A17C2">
        <w:t xml:space="preserve">of KNN is to </w:t>
      </w:r>
      <w:r w:rsidR="00131EB8">
        <w:t xml:space="preserve">determine </w:t>
      </w:r>
      <w:r w:rsidR="0055727E">
        <w:t>the category by counting the closet K points</w:t>
      </w:r>
      <w:r w:rsidR="0047088F">
        <w:t>.</w:t>
      </w:r>
    </w:p>
    <w:p w14:paraId="2C1BF03B" w14:textId="7D6B0C58" w:rsidR="00637A33" w:rsidRDefault="007A68B9" w:rsidP="002907B2">
      <w:r>
        <w:t xml:space="preserve">Figure 2-8 shows how the KNN works. </w:t>
      </w:r>
      <w:r w:rsidR="006D44EB">
        <w:t>Firstly, all the training data must be plot</w:t>
      </w:r>
      <w:r w:rsidR="001A61C2">
        <w:t>ted in a</w:t>
      </w:r>
      <w:r w:rsidR="00C54573">
        <w:t>n</w:t>
      </w:r>
      <w:r w:rsidR="001A61C2">
        <w:t xml:space="preserve"> n-dimensional space (</w:t>
      </w:r>
      <w:r w:rsidR="00756317">
        <w:t xml:space="preserve">the value of n depends on the number for features, </w:t>
      </w:r>
      <w:r w:rsidR="00413E44">
        <w:t xml:space="preserve">a </w:t>
      </w:r>
      <w:r w:rsidR="00756317">
        <w:t xml:space="preserve">2D graph in this case). The </w:t>
      </w:r>
      <w:r w:rsidR="002B3A97">
        <w:t xml:space="preserve">blue </w:t>
      </w:r>
      <w:r w:rsidR="00FE531B">
        <w:t xml:space="preserve">triangle points all belong to category 1 while </w:t>
      </w:r>
      <w:r w:rsidR="007E2BF2">
        <w:t xml:space="preserve">red dot points are category 2. The green </w:t>
      </w:r>
      <w:r w:rsidR="00E629E5">
        <w:t xml:space="preserve">square </w:t>
      </w:r>
      <w:r w:rsidR="00F15008">
        <w:t>point is the data needed to be predicted.</w:t>
      </w:r>
    </w:p>
    <w:p w14:paraId="32D16357" w14:textId="00F26DD4" w:rsidR="00F15008" w:rsidRDefault="00F15008" w:rsidP="002907B2">
      <w:r>
        <w:t xml:space="preserve">After setting the value of K, </w:t>
      </w:r>
      <w:r w:rsidR="00D767F4">
        <w:t xml:space="preserve">use the data to be predicted as the center of the circle, make a circle so that the circle includes exactly K nearby data points. </w:t>
      </w:r>
      <w:r w:rsidR="00285C58">
        <w:t>Count the categories to which the K points belong, and</w:t>
      </w:r>
      <w:r w:rsidR="00CC5955">
        <w:t xml:space="preserve"> the</w:t>
      </w:r>
      <w:r w:rsidR="00285C58">
        <w:t xml:space="preserve"> </w:t>
      </w:r>
      <w:r w:rsidR="00CC5955">
        <w:t xml:space="preserve">dominant category </w:t>
      </w:r>
      <w:r w:rsidR="00882502">
        <w:t>is used as the category of the data to be predicted.</w:t>
      </w:r>
    </w:p>
    <w:p w14:paraId="77F5225A" w14:textId="77777777" w:rsidR="007A68B9" w:rsidRDefault="007A68B9" w:rsidP="007A68B9">
      <w:pPr>
        <w:keepNext/>
        <w:jc w:val="center"/>
      </w:pPr>
      <w:r>
        <w:rPr>
          <w:noProof/>
          <w:lang w:eastAsia="en-GB"/>
        </w:rPr>
        <w:drawing>
          <wp:inline distT="0" distB="0" distL="0" distR="0" wp14:anchorId="30DE25BA" wp14:editId="51F987A5">
            <wp:extent cx="2618557" cy="2051436"/>
            <wp:effectExtent l="0" t="0" r="0" b="6350"/>
            <wp:docPr id="12" name="图片 12"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NN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85587" cy="2103949"/>
                    </a:xfrm>
                    <a:prstGeom prst="rect">
                      <a:avLst/>
                    </a:prstGeom>
                  </pic:spPr>
                </pic:pic>
              </a:graphicData>
            </a:graphic>
          </wp:inline>
        </w:drawing>
      </w:r>
    </w:p>
    <w:p w14:paraId="7CF84AC5" w14:textId="7BD7A128" w:rsidR="00637A33" w:rsidRDefault="007A68B9" w:rsidP="007A68B9">
      <w:pPr>
        <w:pStyle w:val="Caption"/>
        <w:jc w:val="center"/>
      </w:pPr>
      <w:bookmarkStart w:id="74" w:name="_Toc49247405"/>
      <w:r>
        <w:t xml:space="preserve">Figure </w:t>
      </w:r>
      <w:r w:rsidR="001F143A">
        <w:fldChar w:fldCharType="begin"/>
      </w:r>
      <w:r w:rsidR="001F143A">
        <w:instrText xml:space="preserve"> STYLEREF 1 \s </w:instrText>
      </w:r>
      <w:r w:rsidR="001F143A">
        <w:fldChar w:fldCharType="separate"/>
      </w:r>
      <w:r w:rsidR="00A64045">
        <w:rPr>
          <w:noProof/>
        </w:rPr>
        <w:t>2</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10</w:t>
      </w:r>
      <w:r w:rsidR="001F143A">
        <w:rPr>
          <w:noProof/>
        </w:rPr>
        <w:fldChar w:fldCharType="end"/>
      </w:r>
      <w:r>
        <w:t xml:space="preserve"> Principle of KNN</w:t>
      </w:r>
      <w:bookmarkEnd w:id="74"/>
    </w:p>
    <w:p w14:paraId="20C2569F" w14:textId="39C0CA4B" w:rsidR="00882502" w:rsidRPr="00882502" w:rsidRDefault="00EE62C1" w:rsidP="00882502">
      <w:r>
        <w:lastRenderedPageBreak/>
        <w:t xml:space="preserve">It is not hard to </w:t>
      </w:r>
      <w:r w:rsidR="00240978">
        <w:t xml:space="preserve">surmise that the accuracy of </w:t>
      </w:r>
      <w:r w:rsidR="00153FE9">
        <w:t xml:space="preserve">KNN depends on the value of K. For example, in Figure </w:t>
      </w:r>
      <w:r w:rsidR="00993D29">
        <w:t>2-10</w:t>
      </w:r>
      <w:r w:rsidR="00153FE9">
        <w:t xml:space="preserve">, if K is set to </w:t>
      </w:r>
      <w:r w:rsidR="00857831">
        <w:t xml:space="preserve">3, the machine will predict the data as </w:t>
      </w:r>
      <w:r w:rsidR="0004587C">
        <w:t xml:space="preserve">a blue triangle while if K equals to 5, </w:t>
      </w:r>
      <w:r w:rsidR="00826C6F">
        <w:t>the data will be regarded as</w:t>
      </w:r>
      <w:r w:rsidR="00B82297">
        <w:t xml:space="preserve"> a</w:t>
      </w:r>
      <w:r w:rsidR="00826C6F">
        <w:t xml:space="preserve"> red dot</w:t>
      </w:r>
      <w:r w:rsidR="00B82297">
        <w:t xml:space="preserve"> by the program. Therefore, the value of K is the key to a well-trained machine learning model.</w:t>
      </w:r>
      <w:r w:rsidR="00826C6F">
        <w:t xml:space="preserve"> </w:t>
      </w:r>
    </w:p>
    <w:p w14:paraId="47527292" w14:textId="2C1BEF5C" w:rsidR="00380703" w:rsidRDefault="00380703" w:rsidP="00380703">
      <w:pPr>
        <w:pStyle w:val="Heading3"/>
      </w:pPr>
      <w:bookmarkStart w:id="75" w:name="_Toc49247461"/>
      <w:r>
        <w:t>Support Vector Machine (SVM)</w:t>
      </w:r>
      <w:bookmarkEnd w:id="75"/>
    </w:p>
    <w:p w14:paraId="46BA5C09" w14:textId="113CBB10" w:rsidR="004A476C" w:rsidRDefault="004A476C" w:rsidP="004A476C">
      <w:r>
        <w:t xml:space="preserve">The aim of Support Vector Machine (SVM) is to calculate a </w:t>
      </w:r>
      <w:r w:rsidR="00F32966">
        <w:t>boundary</w:t>
      </w:r>
      <w:r w:rsidR="00067548">
        <w:t xml:space="preserve"> that can equally divide the data</w:t>
      </w:r>
      <w:r w:rsidR="00F32966">
        <w:t xml:space="preserve"> </w:t>
      </w:r>
      <w:r w:rsidR="00D21D79">
        <w:t>in</w:t>
      </w:r>
      <w:r w:rsidR="00413E44">
        <w:t>to</w:t>
      </w:r>
      <w:r w:rsidR="00F32966">
        <w:t xml:space="preserve"> different categories</w:t>
      </w:r>
      <w:r w:rsidR="00E642D9">
        <w:t xml:space="preserve"> (Figure 2-</w:t>
      </w:r>
      <w:r w:rsidR="00C6113A">
        <w:t>11</w:t>
      </w:r>
      <w:r w:rsidR="00E642D9">
        <w:t>)</w:t>
      </w:r>
      <w:r w:rsidR="00F32966">
        <w:t>.</w:t>
      </w:r>
    </w:p>
    <w:p w14:paraId="028E3C96" w14:textId="77777777" w:rsidR="00E642D9" w:rsidRDefault="00E642D9" w:rsidP="00E642D9">
      <w:pPr>
        <w:keepNext/>
        <w:jc w:val="center"/>
      </w:pPr>
      <w:r>
        <w:rPr>
          <w:noProof/>
          <w:lang w:eastAsia="en-GB"/>
        </w:rPr>
        <w:drawing>
          <wp:inline distT="0" distB="0" distL="0" distR="0" wp14:anchorId="69582889" wp14:editId="7AA9CB4A">
            <wp:extent cx="3865615" cy="1990992"/>
            <wp:effectExtent l="0" t="0" r="0" b="0"/>
            <wp:docPr id="13" name="图片 13"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VM.png"/>
                    <pic:cNvPicPr/>
                  </pic:nvPicPr>
                  <pic:blipFill>
                    <a:blip r:embed="rId35">
                      <a:extLst>
                        <a:ext uri="{28A0092B-C50C-407E-A947-70E740481C1C}">
                          <a14:useLocalDpi xmlns:a14="http://schemas.microsoft.com/office/drawing/2010/main" val="0"/>
                        </a:ext>
                      </a:extLst>
                    </a:blip>
                    <a:stretch>
                      <a:fillRect/>
                    </a:stretch>
                  </pic:blipFill>
                  <pic:spPr>
                    <a:xfrm>
                      <a:off x="0" y="0"/>
                      <a:ext cx="3875062" cy="1995858"/>
                    </a:xfrm>
                    <a:prstGeom prst="rect">
                      <a:avLst/>
                    </a:prstGeom>
                  </pic:spPr>
                </pic:pic>
              </a:graphicData>
            </a:graphic>
          </wp:inline>
        </w:drawing>
      </w:r>
    </w:p>
    <w:p w14:paraId="05F76603" w14:textId="41FDCC4A" w:rsidR="00E642D9" w:rsidRDefault="00E642D9" w:rsidP="00E642D9">
      <w:pPr>
        <w:pStyle w:val="Caption"/>
        <w:jc w:val="center"/>
      </w:pPr>
      <w:bookmarkStart w:id="76" w:name="_Toc49247406"/>
      <w:r>
        <w:t xml:space="preserve">Figure </w:t>
      </w:r>
      <w:r w:rsidR="001F143A">
        <w:fldChar w:fldCharType="begin"/>
      </w:r>
      <w:r w:rsidR="001F143A">
        <w:instrText xml:space="preserve"> STYLEREF 1 \s </w:instrText>
      </w:r>
      <w:r w:rsidR="001F143A">
        <w:fldChar w:fldCharType="separate"/>
      </w:r>
      <w:r w:rsidR="00A64045">
        <w:rPr>
          <w:noProof/>
        </w:rPr>
        <w:t>2</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11</w:t>
      </w:r>
      <w:r w:rsidR="001F143A">
        <w:rPr>
          <w:noProof/>
        </w:rPr>
        <w:fldChar w:fldCharType="end"/>
      </w:r>
      <w:r>
        <w:t xml:space="preserve"> Principle of SVM</w:t>
      </w:r>
      <w:bookmarkEnd w:id="76"/>
    </w:p>
    <w:p w14:paraId="75D9EFBC" w14:textId="48E4C515" w:rsidR="00E642D9" w:rsidRDefault="00F172EE" w:rsidP="00E642D9">
      <w:r>
        <w:t xml:space="preserve">The boundary is decided </w:t>
      </w:r>
      <w:r w:rsidR="00470F36">
        <w:t xml:space="preserve">to reach the maximum margin </w:t>
      </w:r>
      <w:r w:rsidR="00D21D79">
        <w:t>and the</w:t>
      </w:r>
      <w:r w:rsidR="00167D53">
        <w:t xml:space="preserve"> data points </w:t>
      </w:r>
      <w:r w:rsidR="005952AB">
        <w:t>intersect with the two</w:t>
      </w:r>
      <w:r w:rsidR="00D21D79">
        <w:t xml:space="preserve"> parallel boundar</w:t>
      </w:r>
      <w:r w:rsidR="005952AB">
        <w:t>ies are called “Support Vectors”</w:t>
      </w:r>
      <w:r w:rsidR="00811148">
        <w:t xml:space="preserve">. </w:t>
      </w:r>
      <w:r w:rsidR="009A2F39">
        <w:t>The process of finding the boundary is an optimisation problem that can be written as Equation</w:t>
      </w:r>
      <w:r w:rsidR="004154C6">
        <w:t xml:space="preserve"> 2-3</w:t>
      </w:r>
      <w:r w:rsidR="00A6545F">
        <w:t xml:space="preserve"> and </w:t>
      </w:r>
      <m:oMath>
        <m:r>
          <m:rPr>
            <m:sty m:val="p"/>
          </m:rPr>
          <w:rPr>
            <w:rFonts w:ascii="Cambria Math" w:hAnsi="Cambria Math"/>
          </w:rPr>
          <m:t>ω</m:t>
        </m:r>
      </m:oMath>
      <w:r w:rsidR="002F5EB2">
        <w:t xml:space="preserve"> is </w:t>
      </w:r>
      <w:r w:rsidR="00C508E8">
        <w:t xml:space="preserve">a parameter </w:t>
      </w:r>
      <w:r w:rsidR="002F5EB2">
        <w:t>used to describe</w:t>
      </w:r>
      <w:r w:rsidR="005613AD">
        <w:t xml:space="preserve"> the boundary in higher dimension</w:t>
      </w:r>
      <w:r w:rsidR="004154C6">
        <w:t>:</w:t>
      </w:r>
    </w:p>
    <w:bookmarkStart w:id="77" w:name="_Toc47533442"/>
    <w:p w14:paraId="0D7038CD" w14:textId="29192243" w:rsidR="008141ED" w:rsidRDefault="001F143A" w:rsidP="008141ED">
      <w:pPr>
        <w:pStyle w:val="Caption"/>
        <w:keepNext/>
        <w:jc w:val="right"/>
      </w:pPr>
      <w:r w:rsidRPr="00293030">
        <w:rPr>
          <w:noProof/>
          <w:position w:val="-44"/>
        </w:rPr>
        <w:object w:dxaOrig="2100" w:dyaOrig="999" w14:anchorId="37F0569D">
          <v:shape id="_x0000_i1025" type="#_x0000_t75" alt="" style="width:112.55pt;height:52.75pt;mso-width-percent:0;mso-height-percent:0;mso-width-percent:0;mso-height-percent:0" o:ole="">
            <v:imagedata r:id="rId36" o:title=""/>
          </v:shape>
          <o:OLEObject Type="Embed" ProgID="Equation.DSMT4" ShapeID="_x0000_i1025" DrawAspect="Content" ObjectID="_1660134251" r:id="rId37"/>
        </w:object>
      </w:r>
      <w:r w:rsidR="008141ED" w:rsidRPr="008141ED">
        <w:t xml:space="preserve"> </w:t>
      </w:r>
      <w:r w:rsidR="008141ED">
        <w:t xml:space="preserve">                           </w:t>
      </w:r>
      <w:r w:rsidR="00473B35">
        <w:t>(</w:t>
      </w:r>
      <w:r w:rsidR="008141ED">
        <w:t xml:space="preserve">Equation </w:t>
      </w:r>
      <w:r>
        <w:fldChar w:fldCharType="begin"/>
      </w:r>
      <w:r>
        <w:instrText xml:space="preserve"> STYLEREF 1 \s </w:instrText>
      </w:r>
      <w:r>
        <w:fldChar w:fldCharType="separate"/>
      </w:r>
      <w:r w:rsidR="008141ED">
        <w:rPr>
          <w:noProof/>
        </w:rPr>
        <w:t>2</w:t>
      </w:r>
      <w:r>
        <w:rPr>
          <w:noProof/>
        </w:rPr>
        <w:fldChar w:fldCharType="end"/>
      </w:r>
      <w:r w:rsidR="008141ED">
        <w:noBreakHyphen/>
      </w:r>
      <w:r>
        <w:fldChar w:fldCharType="begin"/>
      </w:r>
      <w:r>
        <w:instrText xml:space="preserve"> SEQ Equation \* ARABIC \s 1 </w:instrText>
      </w:r>
      <w:r>
        <w:fldChar w:fldCharType="separate"/>
      </w:r>
      <w:r w:rsidR="008141ED">
        <w:rPr>
          <w:noProof/>
        </w:rPr>
        <w:t>3</w:t>
      </w:r>
      <w:r>
        <w:rPr>
          <w:noProof/>
        </w:rPr>
        <w:fldChar w:fldCharType="end"/>
      </w:r>
      <w:r w:rsidR="00473B35">
        <w:rPr>
          <w:noProof/>
        </w:rPr>
        <w:t>)</w:t>
      </w:r>
      <w:bookmarkEnd w:id="77"/>
    </w:p>
    <w:p w14:paraId="0CA48E3D" w14:textId="0B6993FE" w:rsidR="009A2F39" w:rsidRDefault="00C508E8" w:rsidP="00C508E8">
      <w:r>
        <w:t xml:space="preserve">To solve this </w:t>
      </w:r>
      <w:r w:rsidR="00A235FF">
        <w:t xml:space="preserve">problem, </w:t>
      </w:r>
      <w:r w:rsidR="00413E44">
        <w:t xml:space="preserve">the </w:t>
      </w:r>
      <w:r w:rsidR="00A235FF">
        <w:t>“Laplace Operator” can be used.</w:t>
      </w:r>
      <w:r w:rsidR="00875661">
        <w:t xml:space="preserve"> However, this is not the focus of this thesis.</w:t>
      </w:r>
    </w:p>
    <w:p w14:paraId="468084C3" w14:textId="32655317" w:rsidR="00654CBE" w:rsidRDefault="00566E2B" w:rsidP="00C508E8">
      <w:r>
        <w:t xml:space="preserve">The equation mentioned above can only </w:t>
      </w:r>
      <w:r w:rsidR="008C3A98">
        <w:t>solve linearly separable data, which means that the boundaries are usually</w:t>
      </w:r>
      <w:r w:rsidR="006C58CE">
        <w:t xml:space="preserve"> show</w:t>
      </w:r>
      <w:r w:rsidR="00EC16EA">
        <w:t>n</w:t>
      </w:r>
      <w:r w:rsidR="006C58CE">
        <w:t xml:space="preserve"> as</w:t>
      </w:r>
      <w:r w:rsidR="008C3A98">
        <w:t xml:space="preserve"> lines.</w:t>
      </w:r>
      <w:r w:rsidR="001B55AD">
        <w:t xml:space="preserve"> For non-linearly separable </w:t>
      </w:r>
      <w:r w:rsidR="001B55AD">
        <w:lastRenderedPageBreak/>
        <w:t xml:space="preserve">data, people use </w:t>
      </w:r>
      <w:r w:rsidR="00ED3A36">
        <w:t>kernel functions to map low</w:t>
      </w:r>
      <w:r w:rsidR="0053680D">
        <w:t>-dimensional data to high-dimensional space in order to con</w:t>
      </w:r>
      <w:r w:rsidR="00F67DA9">
        <w:t>vert non-linearly separable to linearly separable</w:t>
      </w:r>
      <w:r w:rsidR="00632E2D">
        <w:t xml:space="preserve"> (Figure 2-1</w:t>
      </w:r>
      <w:r w:rsidR="00AE3884">
        <w:t>2</w:t>
      </w:r>
      <w:r w:rsidR="00632E2D">
        <w:t>)</w:t>
      </w:r>
      <w:r w:rsidR="00F67DA9">
        <w:t>.</w:t>
      </w:r>
    </w:p>
    <w:p w14:paraId="1F428167" w14:textId="5D968F82" w:rsidR="00632E2D" w:rsidRDefault="00526C1D" w:rsidP="00632E2D">
      <w:pPr>
        <w:keepNext/>
        <w:jc w:val="center"/>
      </w:pPr>
      <w:r>
        <w:rPr>
          <w:noProof/>
        </w:rPr>
        <w:drawing>
          <wp:inline distT="0" distB="0" distL="0" distR="0" wp14:anchorId="740C5F97" wp14:editId="59656A8B">
            <wp:extent cx="3526404" cy="1973443"/>
            <wp:effectExtent l="0" t="0" r="0" b="8255"/>
            <wp:docPr id="20" name="图片 20"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f.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44184" cy="1983393"/>
                    </a:xfrm>
                    <a:prstGeom prst="rect">
                      <a:avLst/>
                    </a:prstGeom>
                  </pic:spPr>
                </pic:pic>
              </a:graphicData>
            </a:graphic>
          </wp:inline>
        </w:drawing>
      </w:r>
    </w:p>
    <w:p w14:paraId="05C94A52" w14:textId="0DFBE68C" w:rsidR="00632E2D" w:rsidRDefault="00632E2D" w:rsidP="00632E2D">
      <w:pPr>
        <w:pStyle w:val="Caption"/>
        <w:jc w:val="center"/>
      </w:pPr>
      <w:bookmarkStart w:id="78" w:name="_Toc49247407"/>
      <w:r>
        <w:t xml:space="preserve">Figure </w:t>
      </w:r>
      <w:r w:rsidR="001F143A">
        <w:fldChar w:fldCharType="begin"/>
      </w:r>
      <w:r w:rsidR="001F143A">
        <w:instrText xml:space="preserve"> STYLEREF 1 \s </w:instrText>
      </w:r>
      <w:r w:rsidR="001F143A">
        <w:fldChar w:fldCharType="separate"/>
      </w:r>
      <w:r w:rsidR="00A64045">
        <w:rPr>
          <w:noProof/>
        </w:rPr>
        <w:t>2</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12</w:t>
      </w:r>
      <w:r w:rsidR="001F143A">
        <w:rPr>
          <w:noProof/>
        </w:rPr>
        <w:fldChar w:fldCharType="end"/>
      </w:r>
      <w:r>
        <w:t xml:space="preserve"> Kernel Function</w:t>
      </w:r>
      <w:r w:rsidR="00D4770E">
        <w:t>s (Jeremy Jordan, 2017)</w:t>
      </w:r>
      <w:bookmarkEnd w:id="78"/>
      <w:ins w:id="79" w:author="Syed, Adnan" w:date="2020-07-05T12:47:00Z">
        <w:r w:rsidR="00993D29">
          <w:t xml:space="preserve"> </w:t>
        </w:r>
      </w:ins>
    </w:p>
    <w:p w14:paraId="375D36E6" w14:textId="10FC24BC" w:rsidR="00632E2D" w:rsidRDefault="00632E2D" w:rsidP="00632E2D">
      <w:r>
        <w:t xml:space="preserve">Similarly, the principle of different kinds of kernel functions </w:t>
      </w:r>
      <w:r w:rsidR="00736F00">
        <w:t>is</w:t>
      </w:r>
      <w:r w:rsidR="00993D29">
        <w:t xml:space="preserve"> also not the </w:t>
      </w:r>
      <w:r w:rsidR="00D4770E">
        <w:t>focus</w:t>
      </w:r>
      <w:r w:rsidR="00993D29">
        <w:t xml:space="preserve"> of</w:t>
      </w:r>
      <w:r w:rsidR="003B679F">
        <w:t xml:space="preserve"> this the</w:t>
      </w:r>
      <w:r w:rsidR="00F63E72">
        <w:t xml:space="preserve">sis. </w:t>
      </w:r>
      <w:r w:rsidR="00993D29">
        <w:t>However</w:t>
      </w:r>
      <w:r w:rsidR="00C6113A">
        <w:t xml:space="preserve">, </w:t>
      </w:r>
      <w:r w:rsidR="008F7F42">
        <w:t xml:space="preserve">the </w:t>
      </w:r>
      <w:r w:rsidR="00993D29">
        <w:t xml:space="preserve">correct </w:t>
      </w:r>
      <w:r w:rsidR="008F7F42">
        <w:t>choice of kernel functions and their parameter</w:t>
      </w:r>
      <w:r w:rsidR="009B4407">
        <w:t>s</w:t>
      </w:r>
      <w:r w:rsidR="008F7F42">
        <w:t xml:space="preserve"> </w:t>
      </w:r>
      <w:r w:rsidR="00C6113A">
        <w:t>are</w:t>
      </w:r>
      <w:r w:rsidR="00E43959">
        <w:t xml:space="preserve"> important due to their</w:t>
      </w:r>
      <w:r w:rsidR="008F7F42">
        <w:t xml:space="preserve"> direct </w:t>
      </w:r>
      <w:r w:rsidR="00FC1E83">
        <w:t>effect</w:t>
      </w:r>
      <w:r w:rsidR="008F7F42">
        <w:t xml:space="preserve"> </w:t>
      </w:r>
      <w:r w:rsidR="00E43959">
        <w:t xml:space="preserve">on </w:t>
      </w:r>
      <w:r w:rsidR="008F7F42">
        <w:t>the accuracy of the model and the training time.</w:t>
      </w:r>
    </w:p>
    <w:p w14:paraId="720AD83C" w14:textId="0A93EE00" w:rsidR="00E401EE" w:rsidRDefault="00E401EE" w:rsidP="00632E2D"/>
    <w:p w14:paraId="681E353D" w14:textId="3088563C" w:rsidR="00E401EE" w:rsidRDefault="00E401EE" w:rsidP="00632E2D"/>
    <w:p w14:paraId="7960FB42" w14:textId="55903FAB" w:rsidR="00E401EE" w:rsidRDefault="00E401EE" w:rsidP="00632E2D"/>
    <w:p w14:paraId="19E76940" w14:textId="4568260D" w:rsidR="00E401EE" w:rsidRDefault="00E401EE" w:rsidP="00632E2D"/>
    <w:p w14:paraId="47888967" w14:textId="2929C6C3" w:rsidR="00E401EE" w:rsidRDefault="00E401EE" w:rsidP="00632E2D"/>
    <w:p w14:paraId="42BAF2BE" w14:textId="4429641F" w:rsidR="00E401EE" w:rsidRDefault="00E401EE" w:rsidP="00632E2D"/>
    <w:p w14:paraId="02F2C17F" w14:textId="098EE183" w:rsidR="00E401EE" w:rsidRDefault="00E401EE" w:rsidP="00632E2D"/>
    <w:p w14:paraId="496E0D7F" w14:textId="2AC29412" w:rsidR="00E401EE" w:rsidRDefault="00E401EE" w:rsidP="00632E2D"/>
    <w:p w14:paraId="05B73974" w14:textId="74B285F9" w:rsidR="00E401EE" w:rsidRDefault="00E401EE" w:rsidP="00632E2D"/>
    <w:p w14:paraId="31F7943A" w14:textId="77777777" w:rsidR="00E401EE" w:rsidRPr="00632E2D" w:rsidRDefault="00E401EE" w:rsidP="00632E2D"/>
    <w:p w14:paraId="31604C12" w14:textId="16401942" w:rsidR="00DA28B2" w:rsidRDefault="00DA28B2" w:rsidP="00DA28B2">
      <w:pPr>
        <w:pStyle w:val="Heading1"/>
      </w:pPr>
      <w:r>
        <w:lastRenderedPageBreak/>
        <w:t xml:space="preserve"> </w:t>
      </w:r>
      <w:bookmarkStart w:id="80" w:name="_Toc49247462"/>
      <w:bookmarkEnd w:id="60"/>
      <w:bookmarkEnd w:id="61"/>
      <w:bookmarkEnd w:id="62"/>
      <w:bookmarkEnd w:id="63"/>
      <w:bookmarkEnd w:id="64"/>
      <w:bookmarkEnd w:id="65"/>
      <w:r w:rsidR="00E401EE">
        <w:t>Methodology</w:t>
      </w:r>
      <w:bookmarkEnd w:id="80"/>
    </w:p>
    <w:p w14:paraId="3415A99B" w14:textId="5318EFF7" w:rsidR="00E401EE" w:rsidRPr="00E401EE" w:rsidRDefault="00E401EE" w:rsidP="00E401EE">
      <w:r>
        <w:t>This section consists of three part</w:t>
      </w:r>
      <w:r w:rsidR="00240B11">
        <w:t>s</w:t>
      </w:r>
      <w:r>
        <w:t xml:space="preserve">. In the first part, general information </w:t>
      </w:r>
      <w:r w:rsidR="00240B11">
        <w:t>about</w:t>
      </w:r>
      <w:r>
        <w:t xml:space="preserve"> the equipment used as well as experiment properties will be introduced. “EIS Data Fitting” will explain in detail how to use </w:t>
      </w:r>
      <w:r w:rsidR="008D6A67">
        <w:t>“</w:t>
      </w:r>
      <w:r>
        <w:t>impedance.py</w:t>
      </w:r>
      <w:r w:rsidR="008D6A67">
        <w:t>”</w:t>
      </w:r>
      <w:r>
        <w:t xml:space="preserve"> to automatically fit EIS curve</w:t>
      </w:r>
      <w:r w:rsidR="008D6A67">
        <w:t>s</w:t>
      </w:r>
      <w:r>
        <w:t xml:space="preserve">. This section will be ended with </w:t>
      </w:r>
      <w:r w:rsidR="00240B11">
        <w:t xml:space="preserve">the </w:t>
      </w:r>
      <w:r>
        <w:t>SVM implement</w:t>
      </w:r>
      <w:r w:rsidR="00240B11">
        <w:t>ation</w:t>
      </w:r>
      <w:r>
        <w:t xml:space="preserve">, which </w:t>
      </w:r>
      <w:r w:rsidR="008D6A67">
        <w:t>is the main data analysis tool in this thesis.</w:t>
      </w:r>
    </w:p>
    <w:p w14:paraId="4C44454F" w14:textId="4B4B3FB2" w:rsidR="00DA28B2" w:rsidRDefault="00E401EE" w:rsidP="00E401EE">
      <w:pPr>
        <w:pStyle w:val="Heading2"/>
      </w:pPr>
      <w:bookmarkStart w:id="81" w:name="_Toc49247463"/>
      <w:r>
        <w:t>Experiment Preparation</w:t>
      </w:r>
      <w:bookmarkEnd w:id="81"/>
    </w:p>
    <w:p w14:paraId="20D76A41" w14:textId="03079801" w:rsidR="008D6A67" w:rsidRDefault="008D6A67" w:rsidP="008D6A67">
      <w:pPr>
        <w:pStyle w:val="Heading3"/>
      </w:pPr>
      <w:bookmarkStart w:id="82" w:name="_Toc49247464"/>
      <w:r>
        <w:t>Experiment Equipment</w:t>
      </w:r>
      <w:bookmarkEnd w:id="82"/>
    </w:p>
    <w:p w14:paraId="2D1ADC0B" w14:textId="329C9314" w:rsidR="008D6A67" w:rsidRDefault="008D6A67" w:rsidP="008D6A67">
      <w:r>
        <w:t>In this thesis, the battery model used is RS PRO 11.1V Lithium-ion Rechargeable Battery Pack, which is connected by 6 18650 battery cells. The detailed specifications are as follows:</w:t>
      </w:r>
    </w:p>
    <w:tbl>
      <w:tblPr>
        <w:tblStyle w:val="TableGrid"/>
        <w:tblW w:w="0" w:type="auto"/>
        <w:tblLook w:val="04A0" w:firstRow="1" w:lastRow="0" w:firstColumn="1" w:lastColumn="0" w:noHBand="0" w:noVBand="1"/>
      </w:tblPr>
      <w:tblGrid>
        <w:gridCol w:w="4247"/>
        <w:gridCol w:w="4247"/>
      </w:tblGrid>
      <w:tr w:rsidR="008D6A67" w14:paraId="3827AB21" w14:textId="77777777" w:rsidTr="008D6A67">
        <w:tc>
          <w:tcPr>
            <w:tcW w:w="4247" w:type="dxa"/>
          </w:tcPr>
          <w:p w14:paraId="3E39474F" w14:textId="257C1323" w:rsidR="008D6A67" w:rsidRPr="008D6A67" w:rsidRDefault="008D6A67" w:rsidP="008D6A67">
            <w:pPr>
              <w:rPr>
                <w:b/>
                <w:bCs/>
              </w:rPr>
            </w:pPr>
            <w:r w:rsidRPr="008D6A67">
              <w:rPr>
                <w:b/>
                <w:bCs/>
              </w:rPr>
              <w:t>Attribute</w:t>
            </w:r>
          </w:p>
        </w:tc>
        <w:tc>
          <w:tcPr>
            <w:tcW w:w="4247" w:type="dxa"/>
          </w:tcPr>
          <w:p w14:paraId="36716B21" w14:textId="52869880" w:rsidR="008D6A67" w:rsidRPr="008D6A67" w:rsidRDefault="008D6A67" w:rsidP="008D6A67">
            <w:pPr>
              <w:rPr>
                <w:b/>
                <w:bCs/>
              </w:rPr>
            </w:pPr>
            <w:r w:rsidRPr="008D6A67">
              <w:rPr>
                <w:b/>
                <w:bCs/>
              </w:rPr>
              <w:t>Value</w:t>
            </w:r>
          </w:p>
        </w:tc>
      </w:tr>
      <w:tr w:rsidR="008D6A67" w14:paraId="3656728E" w14:textId="77777777" w:rsidTr="008D6A67">
        <w:tc>
          <w:tcPr>
            <w:tcW w:w="4247" w:type="dxa"/>
          </w:tcPr>
          <w:p w14:paraId="64DCD82B" w14:textId="687184B0" w:rsidR="008D6A67" w:rsidRDefault="008D6A67" w:rsidP="008D6A67">
            <w:r>
              <w:t>Chemistry</w:t>
            </w:r>
          </w:p>
        </w:tc>
        <w:tc>
          <w:tcPr>
            <w:tcW w:w="4247" w:type="dxa"/>
          </w:tcPr>
          <w:p w14:paraId="075DD8E5" w14:textId="3702F723" w:rsidR="008D6A67" w:rsidRDefault="008D6A67" w:rsidP="008D6A67">
            <w:r>
              <w:t>Lithium-Ion</w:t>
            </w:r>
          </w:p>
        </w:tc>
      </w:tr>
      <w:tr w:rsidR="008D6A67" w14:paraId="7EF5F790" w14:textId="77777777" w:rsidTr="008D6A67">
        <w:tc>
          <w:tcPr>
            <w:tcW w:w="4247" w:type="dxa"/>
          </w:tcPr>
          <w:p w14:paraId="2D756F41" w14:textId="4D82E837" w:rsidR="008D6A67" w:rsidRDefault="008D6A67" w:rsidP="008D6A67">
            <w:r>
              <w:t>Nominal Voltage</w:t>
            </w:r>
          </w:p>
        </w:tc>
        <w:tc>
          <w:tcPr>
            <w:tcW w:w="4247" w:type="dxa"/>
          </w:tcPr>
          <w:p w14:paraId="0D39D6E6" w14:textId="79198A3F" w:rsidR="008D6A67" w:rsidRDefault="008D6A67" w:rsidP="008D6A67">
            <w:r>
              <w:t>11.1V</w:t>
            </w:r>
          </w:p>
        </w:tc>
      </w:tr>
      <w:tr w:rsidR="008D6A67" w14:paraId="6075D017" w14:textId="77777777" w:rsidTr="008D6A67">
        <w:tc>
          <w:tcPr>
            <w:tcW w:w="4247" w:type="dxa"/>
          </w:tcPr>
          <w:p w14:paraId="3D27507D" w14:textId="1B7A49D0" w:rsidR="008D6A67" w:rsidRDefault="008D6A67" w:rsidP="008D6A67">
            <w:r>
              <w:t>Number of Cells</w:t>
            </w:r>
          </w:p>
        </w:tc>
        <w:tc>
          <w:tcPr>
            <w:tcW w:w="4247" w:type="dxa"/>
          </w:tcPr>
          <w:p w14:paraId="2847AAF2" w14:textId="57EBAA49" w:rsidR="008D6A67" w:rsidRDefault="008D6A67" w:rsidP="008D6A67">
            <w:r>
              <w:t>6</w:t>
            </w:r>
          </w:p>
        </w:tc>
      </w:tr>
      <w:tr w:rsidR="008D6A67" w14:paraId="160EE7FF" w14:textId="77777777" w:rsidTr="008D6A67">
        <w:tc>
          <w:tcPr>
            <w:tcW w:w="4247" w:type="dxa"/>
          </w:tcPr>
          <w:p w14:paraId="22BCFBD1" w14:textId="34D043C7" w:rsidR="008D6A67" w:rsidRDefault="008D6A67" w:rsidP="008D6A67">
            <w:r>
              <w:t>Capacity</w:t>
            </w:r>
          </w:p>
        </w:tc>
        <w:tc>
          <w:tcPr>
            <w:tcW w:w="4247" w:type="dxa"/>
          </w:tcPr>
          <w:p w14:paraId="47154543" w14:textId="281D1F9A" w:rsidR="008D6A67" w:rsidRDefault="008D6A67" w:rsidP="008D6A67">
            <w:r>
              <w:t>5.2Ah</w:t>
            </w:r>
          </w:p>
        </w:tc>
      </w:tr>
      <w:tr w:rsidR="008D6A67" w14:paraId="6C76D1CF" w14:textId="77777777" w:rsidTr="008D6A67">
        <w:tc>
          <w:tcPr>
            <w:tcW w:w="4247" w:type="dxa"/>
          </w:tcPr>
          <w:p w14:paraId="54E6CE25" w14:textId="6D615264" w:rsidR="008D6A67" w:rsidRDefault="008D6A67" w:rsidP="008D6A67">
            <w:r>
              <w:t>Terminal Type</w:t>
            </w:r>
          </w:p>
        </w:tc>
        <w:tc>
          <w:tcPr>
            <w:tcW w:w="4247" w:type="dxa"/>
          </w:tcPr>
          <w:p w14:paraId="357F373C" w14:textId="403FD5D9" w:rsidR="008D6A67" w:rsidRDefault="008D6A67" w:rsidP="008D6A67">
            <w:r>
              <w:t>Wire Lead</w:t>
            </w:r>
          </w:p>
        </w:tc>
      </w:tr>
      <w:tr w:rsidR="008D6A67" w14:paraId="65231E6C" w14:textId="77777777" w:rsidTr="008D6A67">
        <w:tc>
          <w:tcPr>
            <w:tcW w:w="4247" w:type="dxa"/>
          </w:tcPr>
          <w:p w14:paraId="255BEA50" w14:textId="6AB2D629" w:rsidR="008D6A67" w:rsidRDefault="008D6A67" w:rsidP="008D6A67">
            <w:r>
              <w:t>Size</w:t>
            </w:r>
          </w:p>
        </w:tc>
        <w:tc>
          <w:tcPr>
            <w:tcW w:w="4247" w:type="dxa"/>
          </w:tcPr>
          <w:p w14:paraId="5238B922" w14:textId="5A19C7B7" w:rsidR="008D6A67" w:rsidRDefault="008D6A67" w:rsidP="008D6A67">
            <w:r>
              <w:t>55 x 68 x 41 mm</w:t>
            </w:r>
          </w:p>
        </w:tc>
      </w:tr>
      <w:tr w:rsidR="008D6A67" w14:paraId="5DFD9FD5" w14:textId="77777777" w:rsidTr="008D6A67">
        <w:tc>
          <w:tcPr>
            <w:tcW w:w="4247" w:type="dxa"/>
          </w:tcPr>
          <w:p w14:paraId="0F53039B" w14:textId="36942A73" w:rsidR="008D6A67" w:rsidRDefault="008D6A67" w:rsidP="008D6A67">
            <w:r>
              <w:t>Operating Temperature Range</w:t>
            </w:r>
          </w:p>
        </w:tc>
        <w:tc>
          <w:tcPr>
            <w:tcW w:w="4247" w:type="dxa"/>
          </w:tcPr>
          <w:p w14:paraId="7EBE1A23" w14:textId="2352D2A8" w:rsidR="008D6A67" w:rsidRDefault="008D6A67" w:rsidP="008D6A67">
            <w:pPr>
              <w:keepNext/>
            </w:pPr>
            <w:r w:rsidRPr="008D6A67">
              <w:t>-20 → +60°C</w:t>
            </w:r>
          </w:p>
        </w:tc>
      </w:tr>
    </w:tbl>
    <w:p w14:paraId="53A3ADB8" w14:textId="0B6F9C96" w:rsidR="008D6A67" w:rsidRDefault="008D6A67" w:rsidP="008D6A67">
      <w:pPr>
        <w:pStyle w:val="Caption"/>
        <w:jc w:val="center"/>
      </w:pPr>
      <w:bookmarkStart w:id="83" w:name="_Toc49244317"/>
      <w:r>
        <w:t xml:space="preserve">Table </w:t>
      </w:r>
      <w:r w:rsidR="001F143A">
        <w:fldChar w:fldCharType="begin"/>
      </w:r>
      <w:r w:rsidR="001F143A">
        <w:instrText xml:space="preserve"> STYLEREF 1 \s </w:instrText>
      </w:r>
      <w:r w:rsidR="001F143A">
        <w:fldChar w:fldCharType="separate"/>
      </w:r>
      <w:r w:rsidR="00D5354B">
        <w:rPr>
          <w:noProof/>
        </w:rPr>
        <w:t>3</w:t>
      </w:r>
      <w:r w:rsidR="001F143A">
        <w:rPr>
          <w:noProof/>
        </w:rPr>
        <w:fldChar w:fldCharType="end"/>
      </w:r>
      <w:r w:rsidR="00D5354B">
        <w:noBreakHyphen/>
      </w:r>
      <w:r w:rsidR="001F143A">
        <w:fldChar w:fldCharType="begin"/>
      </w:r>
      <w:r w:rsidR="001F143A">
        <w:instrText xml:space="preserve"> SEQ Table \* ARABIC \s 1 </w:instrText>
      </w:r>
      <w:r w:rsidR="001F143A">
        <w:fldChar w:fldCharType="separate"/>
      </w:r>
      <w:r w:rsidR="00D5354B">
        <w:rPr>
          <w:noProof/>
        </w:rPr>
        <w:t>1</w:t>
      </w:r>
      <w:r w:rsidR="001F143A">
        <w:rPr>
          <w:noProof/>
        </w:rPr>
        <w:fldChar w:fldCharType="end"/>
      </w:r>
      <w:r>
        <w:t xml:space="preserve"> Battery Specifications</w:t>
      </w:r>
      <w:bookmarkEnd w:id="83"/>
    </w:p>
    <w:p w14:paraId="6E4BDFEC" w14:textId="77777777" w:rsidR="008D6A67" w:rsidRDefault="008D6A67" w:rsidP="008D6A67">
      <w:pPr>
        <w:keepNext/>
        <w:jc w:val="center"/>
      </w:pPr>
      <w:r w:rsidRPr="008D6A67">
        <w:rPr>
          <w:noProof/>
        </w:rPr>
        <w:lastRenderedPageBreak/>
        <w:drawing>
          <wp:inline distT="0" distB="0" distL="0" distR="0" wp14:anchorId="5CC20FC0" wp14:editId="4C4FB650">
            <wp:extent cx="1431235" cy="188675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37160" cy="1894568"/>
                    </a:xfrm>
                    <a:prstGeom prst="rect">
                      <a:avLst/>
                    </a:prstGeom>
                  </pic:spPr>
                </pic:pic>
              </a:graphicData>
            </a:graphic>
          </wp:inline>
        </w:drawing>
      </w:r>
    </w:p>
    <w:p w14:paraId="585A1A8A" w14:textId="4432A124" w:rsidR="008D6A67" w:rsidRDefault="008D6A67" w:rsidP="008D6A67">
      <w:pPr>
        <w:pStyle w:val="Caption"/>
        <w:jc w:val="center"/>
      </w:pPr>
      <w:bookmarkStart w:id="84" w:name="_Toc49247408"/>
      <w:r>
        <w:t xml:space="preserve">Figure </w:t>
      </w:r>
      <w:r w:rsidR="001F143A">
        <w:fldChar w:fldCharType="begin"/>
      </w:r>
      <w:r w:rsidR="001F143A">
        <w:instrText xml:space="preserve"> STYLEREF 1 \s </w:instrText>
      </w:r>
      <w:r w:rsidR="001F143A">
        <w:fldChar w:fldCharType="separate"/>
      </w:r>
      <w:r w:rsidR="00A64045">
        <w:rPr>
          <w:noProof/>
        </w:rPr>
        <w:t>3</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1</w:t>
      </w:r>
      <w:r w:rsidR="001F143A">
        <w:rPr>
          <w:noProof/>
        </w:rPr>
        <w:fldChar w:fldCharType="end"/>
      </w:r>
      <w:r>
        <w:t xml:space="preserve"> Battery Appe</w:t>
      </w:r>
      <w:r w:rsidR="00240B11">
        <w:t>a</w:t>
      </w:r>
      <w:r>
        <w:t>rance</w:t>
      </w:r>
      <w:bookmarkEnd w:id="84"/>
    </w:p>
    <w:p w14:paraId="1E0CBD24" w14:textId="734965FC" w:rsidR="008D6A67" w:rsidRDefault="00240B11" w:rsidP="008D6A67">
      <w:proofErr w:type="spellStart"/>
      <w:r>
        <w:t>Versastat</w:t>
      </w:r>
      <w:proofErr w:type="spellEnd"/>
      <w:r>
        <w:t xml:space="preserve"> 3F Electrochemical Workstation developed by Princeton Applied Research is ideal equipment in this experiment to keep charging and discharging the </w:t>
      </w:r>
      <w:r w:rsidR="00F52CB1">
        <w:t>battery and</w:t>
      </w:r>
      <w:r>
        <w:t xml:space="preserve"> do </w:t>
      </w:r>
      <w:r w:rsidR="00BB7D6A">
        <w:t xml:space="preserve">the </w:t>
      </w:r>
      <w:r>
        <w:t>EIS test within a single device.</w:t>
      </w:r>
    </w:p>
    <w:p w14:paraId="10EACA4F" w14:textId="77777777" w:rsidR="00240B11" w:rsidRDefault="00240B11" w:rsidP="00240B11">
      <w:pPr>
        <w:keepNext/>
      </w:pPr>
      <w:r>
        <w:rPr>
          <w:noProof/>
        </w:rPr>
        <w:drawing>
          <wp:inline distT="0" distB="0" distL="0" distR="0" wp14:anchorId="4356C680" wp14:editId="4901BF7D">
            <wp:extent cx="5400040" cy="1304925"/>
            <wp:effectExtent l="0" t="0" r="0" b="0"/>
            <wp:docPr id="18" name="图片 18" descr="VersaSTAT 3F - Potentiostat Galvanost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VersaSTAT 3F - Potentiostat Galvanosta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304925"/>
                    </a:xfrm>
                    <a:prstGeom prst="rect">
                      <a:avLst/>
                    </a:prstGeom>
                    <a:noFill/>
                    <a:ln>
                      <a:noFill/>
                    </a:ln>
                  </pic:spPr>
                </pic:pic>
              </a:graphicData>
            </a:graphic>
          </wp:inline>
        </w:drawing>
      </w:r>
    </w:p>
    <w:p w14:paraId="7247D8F2" w14:textId="475ABC3F" w:rsidR="00240B11" w:rsidRPr="008D6A67" w:rsidRDefault="00240B11" w:rsidP="00240B11">
      <w:pPr>
        <w:pStyle w:val="Caption"/>
        <w:jc w:val="center"/>
      </w:pPr>
      <w:bookmarkStart w:id="85" w:name="_Toc49247409"/>
      <w:r>
        <w:t xml:space="preserve">Figure </w:t>
      </w:r>
      <w:r w:rsidR="001F143A">
        <w:fldChar w:fldCharType="begin"/>
      </w:r>
      <w:r w:rsidR="001F143A">
        <w:instrText xml:space="preserve"> STYLEREF 1 \s </w:instrText>
      </w:r>
      <w:r w:rsidR="001F143A">
        <w:fldChar w:fldCharType="separate"/>
      </w:r>
      <w:r w:rsidR="00A64045">
        <w:rPr>
          <w:noProof/>
        </w:rPr>
        <w:t>3</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2</w:t>
      </w:r>
      <w:r w:rsidR="001F143A">
        <w:rPr>
          <w:noProof/>
        </w:rPr>
        <w:fldChar w:fldCharType="end"/>
      </w:r>
      <w:r>
        <w:t xml:space="preserve"> </w:t>
      </w:r>
      <w:proofErr w:type="spellStart"/>
      <w:r>
        <w:t>Versastat</w:t>
      </w:r>
      <w:proofErr w:type="spellEnd"/>
      <w:r>
        <w:t xml:space="preserve"> 3F</w:t>
      </w:r>
      <w:bookmarkEnd w:id="85"/>
    </w:p>
    <w:p w14:paraId="2200AA2E" w14:textId="69267419" w:rsidR="008D6A67" w:rsidRDefault="008D6A67" w:rsidP="008D6A67">
      <w:pPr>
        <w:pStyle w:val="Heading3"/>
      </w:pPr>
      <w:bookmarkStart w:id="86" w:name="_Toc49247465"/>
      <w:r>
        <w:t>Experiment Setup</w:t>
      </w:r>
      <w:bookmarkEnd w:id="86"/>
    </w:p>
    <w:p w14:paraId="0340D1E8" w14:textId="44F1EE05" w:rsidR="00240B11" w:rsidRDefault="00240B11" w:rsidP="00240B11">
      <w:proofErr w:type="spellStart"/>
      <w:r>
        <w:t>Versastat</w:t>
      </w:r>
      <w:proofErr w:type="spellEnd"/>
      <w:r>
        <w:t xml:space="preserve"> 3F manual indicates three ways to connect </w:t>
      </w:r>
      <w:r w:rsidR="006068FB">
        <w:t xml:space="preserve">the </w:t>
      </w:r>
      <w:r>
        <w:t>electrochemical cell to the terminal of the cell cable. For a finished battery, as</w:t>
      </w:r>
      <w:r w:rsidR="00CA5403">
        <w:t xml:space="preserve"> the electrode materials are all encapsulated in a shell, it is suitable to adopt two</w:t>
      </w:r>
      <w:r w:rsidR="006068FB">
        <w:t>-</w:t>
      </w:r>
      <w:r w:rsidR="00CA5403">
        <w:t xml:space="preserve">electrode connection (Figure 3-3), where </w:t>
      </w:r>
      <w:r w:rsidR="006068FB">
        <w:t xml:space="preserve">the </w:t>
      </w:r>
      <w:r w:rsidR="00CA5403">
        <w:t xml:space="preserve">working electrode (WE) and sense electrode (SE) are all connected to the positive electrode of the battery while counter electrode (CE) and </w:t>
      </w:r>
      <w:r w:rsidR="006068FB">
        <w:t xml:space="preserve">the </w:t>
      </w:r>
      <w:r w:rsidR="00CA5403">
        <w:t xml:space="preserve">reference electrode (RE) are connected to </w:t>
      </w:r>
      <w:r w:rsidR="006068FB">
        <w:t xml:space="preserve">the </w:t>
      </w:r>
      <w:r w:rsidR="00CA5403">
        <w:t>negative one.</w:t>
      </w:r>
    </w:p>
    <w:p w14:paraId="3A8E75CF" w14:textId="77777777" w:rsidR="00CA5403" w:rsidRDefault="00CA5403" w:rsidP="00CA5403">
      <w:pPr>
        <w:keepNext/>
        <w:jc w:val="center"/>
      </w:pPr>
      <w:r w:rsidRPr="00CA5403">
        <w:rPr>
          <w:noProof/>
        </w:rPr>
        <w:lastRenderedPageBreak/>
        <w:drawing>
          <wp:inline distT="0" distB="0" distL="0" distR="0" wp14:anchorId="32EAA0B4" wp14:editId="028D2D70">
            <wp:extent cx="2512771" cy="2064061"/>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40433" cy="2086783"/>
                    </a:xfrm>
                    <a:prstGeom prst="rect">
                      <a:avLst/>
                    </a:prstGeom>
                  </pic:spPr>
                </pic:pic>
              </a:graphicData>
            </a:graphic>
          </wp:inline>
        </w:drawing>
      </w:r>
    </w:p>
    <w:p w14:paraId="564820BF" w14:textId="57A17C37" w:rsidR="00CA5403" w:rsidRDefault="00CA5403" w:rsidP="00CA5403">
      <w:pPr>
        <w:pStyle w:val="Caption"/>
        <w:jc w:val="center"/>
      </w:pPr>
      <w:bookmarkStart w:id="87" w:name="_Toc49247410"/>
      <w:r>
        <w:t xml:space="preserve">Figure </w:t>
      </w:r>
      <w:r w:rsidR="001F143A">
        <w:fldChar w:fldCharType="begin"/>
      </w:r>
      <w:r w:rsidR="001F143A">
        <w:instrText xml:space="preserve"> STYLEREF 1 \s </w:instrText>
      </w:r>
      <w:r w:rsidR="001F143A">
        <w:fldChar w:fldCharType="separate"/>
      </w:r>
      <w:r w:rsidR="00A64045">
        <w:rPr>
          <w:noProof/>
        </w:rPr>
        <w:t>3</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3</w:t>
      </w:r>
      <w:r w:rsidR="001F143A">
        <w:rPr>
          <w:noProof/>
        </w:rPr>
        <w:fldChar w:fldCharType="end"/>
      </w:r>
      <w:r>
        <w:t xml:space="preserve"> Two Electrode Connection (Princeton Applied Research, 2003)</w:t>
      </w:r>
      <w:bookmarkEnd w:id="87"/>
    </w:p>
    <w:p w14:paraId="5D5C8870" w14:textId="46101D86" w:rsidR="009F3DD7" w:rsidRDefault="009F3DD7" w:rsidP="009F3DD7">
      <w:r>
        <w:t xml:space="preserve">After the battery is connected, EIS experiment parameters can be set. Although </w:t>
      </w:r>
      <w:proofErr w:type="spellStart"/>
      <w:r>
        <w:t>VersaStudio</w:t>
      </w:r>
      <w:proofErr w:type="spellEnd"/>
      <w:r>
        <w:t xml:space="preserve"> ha</w:t>
      </w:r>
      <w:r w:rsidR="00BB7D6A">
        <w:t>s</w:t>
      </w:r>
      <w:r>
        <w:t xml:space="preserve"> already provided many default settings, the start and end frequency and the amplitude must be adjusted to get EIS style curve</w:t>
      </w:r>
      <w:r w:rsidR="006337AB">
        <w:t>s</w:t>
      </w:r>
      <w:r>
        <w:t xml:space="preserve"> as Figure 2-4. After several attempts, suitable experiment propert</w:t>
      </w:r>
      <w:r w:rsidR="003C50BE">
        <w:t>ies</w:t>
      </w:r>
      <w:r>
        <w:t xml:space="preserve"> are as follows:</w:t>
      </w:r>
    </w:p>
    <w:p w14:paraId="7308A33C" w14:textId="1CB2F405" w:rsidR="009F3DD7" w:rsidRDefault="00F61375" w:rsidP="009F3DD7">
      <w:pPr>
        <w:keepNext/>
        <w:jc w:val="center"/>
      </w:pPr>
      <w:r w:rsidRPr="00F61375">
        <w:rPr>
          <w:noProof/>
        </w:rPr>
        <w:drawing>
          <wp:inline distT="0" distB="0" distL="0" distR="0" wp14:anchorId="1848320B" wp14:editId="49BAD6A9">
            <wp:extent cx="5400040" cy="267271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672715"/>
                    </a:xfrm>
                    <a:prstGeom prst="rect">
                      <a:avLst/>
                    </a:prstGeom>
                  </pic:spPr>
                </pic:pic>
              </a:graphicData>
            </a:graphic>
          </wp:inline>
        </w:drawing>
      </w:r>
    </w:p>
    <w:p w14:paraId="2844B5A8" w14:textId="436551CD" w:rsidR="009F3DD7" w:rsidRDefault="009F3DD7" w:rsidP="009F3DD7">
      <w:pPr>
        <w:pStyle w:val="Caption"/>
        <w:jc w:val="center"/>
      </w:pPr>
      <w:bookmarkStart w:id="88" w:name="_Toc49247411"/>
      <w:r>
        <w:t xml:space="preserve">Figure </w:t>
      </w:r>
      <w:r w:rsidR="001F143A">
        <w:fldChar w:fldCharType="begin"/>
      </w:r>
      <w:r w:rsidR="001F143A">
        <w:instrText xml:space="preserve"> STYLEREF 1 \s </w:instrText>
      </w:r>
      <w:r w:rsidR="001F143A">
        <w:fldChar w:fldCharType="separate"/>
      </w:r>
      <w:r w:rsidR="00A64045">
        <w:rPr>
          <w:noProof/>
        </w:rPr>
        <w:t>3</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4</w:t>
      </w:r>
      <w:r w:rsidR="001F143A">
        <w:rPr>
          <w:noProof/>
        </w:rPr>
        <w:fldChar w:fldCharType="end"/>
      </w:r>
      <w:r>
        <w:t xml:space="preserve"> Experiment Properties</w:t>
      </w:r>
      <w:bookmarkEnd w:id="88"/>
    </w:p>
    <w:p w14:paraId="02CD93A6" w14:textId="29A3BEFA" w:rsidR="003C50BE" w:rsidRDefault="003C50BE" w:rsidP="003C50BE">
      <w:r>
        <w:t xml:space="preserve">By clicking the run button of </w:t>
      </w:r>
      <w:proofErr w:type="spellStart"/>
      <w:r>
        <w:t>VersaStudio</w:t>
      </w:r>
      <w:proofErr w:type="spellEnd"/>
      <w:r>
        <w:t xml:space="preserve">, the workstation will start </w:t>
      </w:r>
      <w:r w:rsidR="00BB7D6A">
        <w:t xml:space="preserve">the </w:t>
      </w:r>
      <w:r>
        <w:t>EIS test and the current</w:t>
      </w:r>
      <w:r w:rsidR="006337AB">
        <w:t xml:space="preserve"> </w:t>
      </w:r>
      <w:r w:rsidR="00AD460E">
        <w:t>excited</w:t>
      </w:r>
      <w:r w:rsidR="006337AB">
        <w:t xml:space="preserve"> by specified sinusoidal voltage </w:t>
      </w:r>
      <w:r w:rsidR="00AD460E">
        <w:t>signal</w:t>
      </w:r>
      <w:r>
        <w:t xml:space="preserve"> will be automatically measured to calculate impedance (Figure 3-5). The Nyquist diagram will then be generated (Figure 3-6)</w:t>
      </w:r>
      <w:r w:rsidR="00537549">
        <w:t>, which is in the style like Figure 2-4</w:t>
      </w:r>
      <w:r>
        <w:t xml:space="preserve">. Export the data to </w:t>
      </w:r>
      <w:proofErr w:type="spellStart"/>
      <w:r>
        <w:t>Zview</w:t>
      </w:r>
      <w:proofErr w:type="spellEnd"/>
      <w:r w:rsidR="006337AB">
        <w:t xml:space="preserve"> (.z)</w:t>
      </w:r>
      <w:r>
        <w:t xml:space="preserve"> for easy processing with Python.</w:t>
      </w:r>
    </w:p>
    <w:p w14:paraId="2F7C6746" w14:textId="3E85F0FE" w:rsidR="003C50BE" w:rsidRDefault="008C2FE3" w:rsidP="003C50BE">
      <w:pPr>
        <w:keepNext/>
        <w:jc w:val="center"/>
      </w:pPr>
      <w:r w:rsidRPr="008C2FE3">
        <w:rPr>
          <w:noProof/>
        </w:rPr>
        <w:lastRenderedPageBreak/>
        <w:drawing>
          <wp:inline distT="0" distB="0" distL="0" distR="0" wp14:anchorId="337B0908" wp14:editId="7AC5A50F">
            <wp:extent cx="2346813" cy="4850296"/>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59946" cy="4877438"/>
                    </a:xfrm>
                    <a:prstGeom prst="rect">
                      <a:avLst/>
                    </a:prstGeom>
                  </pic:spPr>
                </pic:pic>
              </a:graphicData>
            </a:graphic>
          </wp:inline>
        </w:drawing>
      </w:r>
    </w:p>
    <w:p w14:paraId="2535505E" w14:textId="4C9EC187" w:rsidR="003C50BE" w:rsidRDefault="003C50BE" w:rsidP="003C50BE">
      <w:pPr>
        <w:pStyle w:val="Caption"/>
        <w:jc w:val="center"/>
      </w:pPr>
      <w:bookmarkStart w:id="89" w:name="_Toc49247412"/>
      <w:r>
        <w:t xml:space="preserve">Figure </w:t>
      </w:r>
      <w:r w:rsidR="001F143A">
        <w:fldChar w:fldCharType="begin"/>
      </w:r>
      <w:r w:rsidR="001F143A">
        <w:instrText xml:space="preserve"> STYLEREF 1 \s </w:instrText>
      </w:r>
      <w:r w:rsidR="001F143A">
        <w:fldChar w:fldCharType="separate"/>
      </w:r>
      <w:r w:rsidR="00A64045">
        <w:rPr>
          <w:noProof/>
        </w:rPr>
        <w:t>3</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5</w:t>
      </w:r>
      <w:r w:rsidR="001F143A">
        <w:rPr>
          <w:noProof/>
        </w:rPr>
        <w:fldChar w:fldCharType="end"/>
      </w:r>
      <w:r>
        <w:t xml:space="preserve"> Impedance Data</w:t>
      </w:r>
      <w:bookmarkEnd w:id="89"/>
    </w:p>
    <w:p w14:paraId="46369CDD" w14:textId="22DE3CEB" w:rsidR="003C50BE" w:rsidRDefault="003F5990" w:rsidP="003C50BE">
      <w:pPr>
        <w:keepNext/>
        <w:jc w:val="center"/>
      </w:pPr>
      <w:r w:rsidRPr="003F5990">
        <w:rPr>
          <w:noProof/>
        </w:rPr>
        <w:drawing>
          <wp:inline distT="0" distB="0" distL="0" distR="0" wp14:anchorId="42D3CDA0" wp14:editId="5C5DA508">
            <wp:extent cx="5400040" cy="2646045"/>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646045"/>
                    </a:xfrm>
                    <a:prstGeom prst="rect">
                      <a:avLst/>
                    </a:prstGeom>
                  </pic:spPr>
                </pic:pic>
              </a:graphicData>
            </a:graphic>
          </wp:inline>
        </w:drawing>
      </w:r>
    </w:p>
    <w:p w14:paraId="300BADEC" w14:textId="1441B19E" w:rsidR="003C50BE" w:rsidRDefault="003C50BE" w:rsidP="003C50BE">
      <w:pPr>
        <w:pStyle w:val="Caption"/>
        <w:jc w:val="center"/>
      </w:pPr>
      <w:bookmarkStart w:id="90" w:name="_Toc49247413"/>
      <w:r>
        <w:t xml:space="preserve">Figure </w:t>
      </w:r>
      <w:r w:rsidR="001F143A">
        <w:fldChar w:fldCharType="begin"/>
      </w:r>
      <w:r w:rsidR="001F143A">
        <w:instrText xml:space="preserve"> STYLEREF 1 \s </w:instrText>
      </w:r>
      <w:r w:rsidR="001F143A">
        <w:fldChar w:fldCharType="separate"/>
      </w:r>
      <w:r w:rsidR="00A64045">
        <w:rPr>
          <w:noProof/>
        </w:rPr>
        <w:t>3</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6</w:t>
      </w:r>
      <w:r w:rsidR="001F143A">
        <w:rPr>
          <w:noProof/>
        </w:rPr>
        <w:fldChar w:fldCharType="end"/>
      </w:r>
      <w:r>
        <w:t xml:space="preserve"> Nyquist diagram</w:t>
      </w:r>
      <w:bookmarkEnd w:id="90"/>
    </w:p>
    <w:p w14:paraId="47E6701D" w14:textId="6E633A22" w:rsidR="001E6F01" w:rsidRDefault="001E6F01" w:rsidP="001E6F01">
      <w:pPr>
        <w:pStyle w:val="Heading3"/>
      </w:pPr>
      <w:bookmarkStart w:id="91" w:name="_Toc49247466"/>
      <w:r>
        <w:lastRenderedPageBreak/>
        <w:t>Experimental Procedure</w:t>
      </w:r>
      <w:bookmarkEnd w:id="91"/>
    </w:p>
    <w:p w14:paraId="2A2D5F07" w14:textId="45AE81C8" w:rsidR="00533182" w:rsidRDefault="000405A2" w:rsidP="001E6F01">
      <w:r>
        <w:t xml:space="preserve">Batteries </w:t>
      </w:r>
      <w:r w:rsidR="0044461B">
        <w:t>were</w:t>
      </w:r>
      <w:r>
        <w:t xml:space="preserve"> run through 3 different operational profiles (charge, discharge and impedance) at room temperature. </w:t>
      </w:r>
      <w:r w:rsidR="00A53023">
        <w:t>The c</w:t>
      </w:r>
      <w:r w:rsidR="00A67569">
        <w:t xml:space="preserve">harge </w:t>
      </w:r>
      <w:r w:rsidR="0044461B">
        <w:t>was</w:t>
      </w:r>
      <w:r w:rsidR="00A67569">
        <w:t xml:space="preserve"> carried out in constant current (CC) mode at </w:t>
      </w:r>
      <w:r w:rsidR="00376048">
        <w:t>2</w:t>
      </w:r>
      <w:r w:rsidR="00A67569">
        <w:t xml:space="preserve">A until </w:t>
      </w:r>
      <w:r w:rsidR="00154919">
        <w:t xml:space="preserve">the battery voltage reach </w:t>
      </w:r>
      <w:r w:rsidR="00376048">
        <w:t>4.2</w:t>
      </w:r>
      <w:r w:rsidR="00154919">
        <w:t xml:space="preserve">V </w:t>
      </w:r>
      <w:r w:rsidR="00376048">
        <w:t>and continue charging at constant voltage (CV) mode at 4.2V until the current drop below 2</w:t>
      </w:r>
      <w:r w:rsidR="00AF3FDF">
        <w:t>00</w:t>
      </w:r>
      <w:r w:rsidR="00376048">
        <w:t>mA. T</w:t>
      </w:r>
      <w:r w:rsidR="00154919">
        <w:t xml:space="preserve">he </w:t>
      </w:r>
      <w:r w:rsidR="00B75018">
        <w:t xml:space="preserve">discharge </w:t>
      </w:r>
      <w:r w:rsidR="0044461B">
        <w:t>was</w:t>
      </w:r>
      <w:r w:rsidR="00B75018">
        <w:t xml:space="preserve"> carried out </w:t>
      </w:r>
      <w:r w:rsidR="00BB7D6A">
        <w:t>in</w:t>
      </w:r>
      <w:r w:rsidR="00B75018">
        <w:t xml:space="preserve"> the same mode until the voltage drop to </w:t>
      </w:r>
      <w:r w:rsidR="00AF3FDF">
        <w:t>2.7</w:t>
      </w:r>
      <w:r w:rsidR="00B75018">
        <w:t>V.</w:t>
      </w:r>
      <w:r w:rsidR="00DC3ADB">
        <w:t xml:space="preserve"> Repeated charge and discharge cycles result in accelerate</w:t>
      </w:r>
      <w:r w:rsidR="0044461B">
        <w:t>d</w:t>
      </w:r>
      <w:r w:rsidR="00DC3ADB">
        <w:t xml:space="preserve"> aging of </w:t>
      </w:r>
      <w:r w:rsidR="003B5078">
        <w:t>the battery while impedance measurements provide insight into the internal battery parameters that change as aging progresses.</w:t>
      </w:r>
      <w:r w:rsidR="00B75018">
        <w:t xml:space="preserve"> </w:t>
      </w:r>
      <w:r w:rsidR="005E09BE">
        <w:t>After</w:t>
      </w:r>
      <w:r w:rsidR="00EF33E1">
        <w:t xml:space="preserve"> the</w:t>
      </w:r>
      <w:r w:rsidR="005E09BE">
        <w:t xml:space="preserve"> 1</w:t>
      </w:r>
      <w:r w:rsidR="005E09BE" w:rsidRPr="005E09BE">
        <w:rPr>
          <w:vertAlign w:val="superscript"/>
        </w:rPr>
        <w:t>st</w:t>
      </w:r>
      <w:r w:rsidR="005E09BE">
        <w:t xml:space="preserve">, </w:t>
      </w:r>
      <w:r w:rsidR="00AF3FDF">
        <w:t>30</w:t>
      </w:r>
      <w:r w:rsidR="005E09BE" w:rsidRPr="005E09BE">
        <w:rPr>
          <w:vertAlign w:val="superscript"/>
        </w:rPr>
        <w:t>th</w:t>
      </w:r>
      <w:r w:rsidR="008C57D3">
        <w:t xml:space="preserve"> and</w:t>
      </w:r>
      <w:r w:rsidR="005E09BE">
        <w:t xml:space="preserve"> </w:t>
      </w:r>
      <w:r w:rsidR="008C57D3">
        <w:t>50</w:t>
      </w:r>
      <w:r w:rsidR="005E09BE" w:rsidRPr="005E09BE">
        <w:rPr>
          <w:vertAlign w:val="superscript"/>
        </w:rPr>
        <w:t>th</w:t>
      </w:r>
      <w:r w:rsidR="00EF33E1">
        <w:t xml:space="preserve">cycle, take </w:t>
      </w:r>
      <w:r w:rsidR="00BB7D6A">
        <w:t xml:space="preserve">the </w:t>
      </w:r>
      <w:r w:rsidR="00EF33E1">
        <w:t xml:space="preserve">EIS test </w:t>
      </w:r>
      <w:r w:rsidR="00751414">
        <w:t>10 times respectively to get enough training data for machine learning.</w:t>
      </w:r>
      <w:r w:rsidR="00376048">
        <w:t xml:space="preserve"> Figure 3-7 is a flow chart of experimental procedure.</w:t>
      </w:r>
    </w:p>
    <w:p w14:paraId="7F7B200B" w14:textId="77777777" w:rsidR="00376048" w:rsidRDefault="00376048" w:rsidP="00376048">
      <w:pPr>
        <w:keepNext/>
        <w:jc w:val="center"/>
      </w:pPr>
      <w:r>
        <w:rPr>
          <w:noProof/>
        </w:rPr>
        <w:drawing>
          <wp:inline distT="0" distB="0" distL="0" distR="0" wp14:anchorId="17C65D8D" wp14:editId="143707C2">
            <wp:extent cx="1870961" cy="4881562"/>
            <wp:effectExtent l="0" t="0" r="0" b="0"/>
            <wp:docPr id="5" name="图片 5"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periement procedure.png"/>
                    <pic:cNvPicPr/>
                  </pic:nvPicPr>
                  <pic:blipFill>
                    <a:blip r:embed="rId45">
                      <a:extLst>
                        <a:ext uri="{28A0092B-C50C-407E-A947-70E740481C1C}">
                          <a14:useLocalDpi xmlns:a14="http://schemas.microsoft.com/office/drawing/2010/main" val="0"/>
                        </a:ext>
                      </a:extLst>
                    </a:blip>
                    <a:stretch>
                      <a:fillRect/>
                    </a:stretch>
                  </pic:blipFill>
                  <pic:spPr>
                    <a:xfrm>
                      <a:off x="0" y="0"/>
                      <a:ext cx="1884502" cy="4916892"/>
                    </a:xfrm>
                    <a:prstGeom prst="rect">
                      <a:avLst/>
                    </a:prstGeom>
                  </pic:spPr>
                </pic:pic>
              </a:graphicData>
            </a:graphic>
          </wp:inline>
        </w:drawing>
      </w:r>
    </w:p>
    <w:p w14:paraId="7FDE37E5" w14:textId="29639892" w:rsidR="00376048" w:rsidRPr="005E09BE" w:rsidRDefault="00376048" w:rsidP="00376048">
      <w:pPr>
        <w:pStyle w:val="Caption"/>
        <w:jc w:val="center"/>
      </w:pPr>
      <w:bookmarkStart w:id="92" w:name="_Toc49247414"/>
      <w:r>
        <w:t xml:space="preserve">Figure </w:t>
      </w:r>
      <w:r w:rsidR="001F143A">
        <w:fldChar w:fldCharType="begin"/>
      </w:r>
      <w:r w:rsidR="001F143A">
        <w:instrText xml:space="preserve"> STYLEREF 1 \s </w:instrText>
      </w:r>
      <w:r w:rsidR="001F143A">
        <w:fldChar w:fldCharType="separate"/>
      </w:r>
      <w:r w:rsidR="00A64045">
        <w:rPr>
          <w:noProof/>
        </w:rPr>
        <w:t>3</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7</w:t>
      </w:r>
      <w:r w:rsidR="001F143A">
        <w:rPr>
          <w:noProof/>
        </w:rPr>
        <w:fldChar w:fldCharType="end"/>
      </w:r>
      <w:r>
        <w:t xml:space="preserve"> Experimental Procedure</w:t>
      </w:r>
      <w:bookmarkEnd w:id="92"/>
    </w:p>
    <w:p w14:paraId="49854453" w14:textId="6E0E809A" w:rsidR="00E401EE" w:rsidRDefault="00E401EE" w:rsidP="00E401EE">
      <w:pPr>
        <w:pStyle w:val="Heading2"/>
      </w:pPr>
      <w:bookmarkStart w:id="93" w:name="_Toc49247467"/>
      <w:r>
        <w:lastRenderedPageBreak/>
        <w:t>EIS Data Fitting</w:t>
      </w:r>
      <w:bookmarkEnd w:id="93"/>
    </w:p>
    <w:p w14:paraId="3D687A13" w14:textId="104ACA67" w:rsidR="00E87C23" w:rsidRPr="00E87C23" w:rsidRDefault="00E87C23" w:rsidP="00E87C23">
      <w:r>
        <w:t>There are various kinds of software for impedance fitting (</w:t>
      </w:r>
      <w:proofErr w:type="spellStart"/>
      <w:r>
        <w:t>Zview</w:t>
      </w:r>
      <w:proofErr w:type="spellEnd"/>
      <w:r>
        <w:t xml:space="preserve">, </w:t>
      </w:r>
      <w:proofErr w:type="spellStart"/>
      <w:r>
        <w:t>ZsimpWin</w:t>
      </w:r>
      <w:proofErr w:type="spellEnd"/>
      <w:r>
        <w:t xml:space="preserve">), but most of them </w:t>
      </w:r>
      <w:r w:rsidR="00BB7D6A">
        <w:t>cannot</w:t>
      </w:r>
      <w:r>
        <w:t xml:space="preserve"> automate processing for </w:t>
      </w:r>
      <w:r w:rsidR="00BB7D6A">
        <w:t xml:space="preserve">a </w:t>
      </w:r>
      <w:r>
        <w:t>large amount of data. “Impedance.py” is a project started at the 2018 Electrochemical Society (ECS) Hack Week in Seattle, aiming to create Python API for impedance analysis (data pre-processing, model fitting and visualisation).</w:t>
      </w:r>
      <w:r w:rsidR="004661E5">
        <w:t xml:space="preserve"> This thesis will mainly use such kind of tool, supplemented by the slight use of </w:t>
      </w:r>
      <w:proofErr w:type="spellStart"/>
      <w:r w:rsidR="004661E5">
        <w:t>Zvi</w:t>
      </w:r>
      <w:r w:rsidR="00537549">
        <w:t>e</w:t>
      </w:r>
      <w:r w:rsidR="004661E5">
        <w:t>w</w:t>
      </w:r>
      <w:proofErr w:type="spellEnd"/>
      <w:r w:rsidR="004661E5">
        <w:t>.</w:t>
      </w:r>
    </w:p>
    <w:p w14:paraId="76ED0BA3" w14:textId="484F104C" w:rsidR="003C50BE" w:rsidRDefault="003C50BE" w:rsidP="003C50BE">
      <w:pPr>
        <w:pStyle w:val="Heading3"/>
      </w:pPr>
      <w:bookmarkStart w:id="94" w:name="_Toc49247468"/>
      <w:r>
        <w:t>Post-processing</w:t>
      </w:r>
      <w:bookmarkEnd w:id="94"/>
    </w:p>
    <w:p w14:paraId="1C31208F" w14:textId="66F55B8D" w:rsidR="004661E5" w:rsidRDefault="004661E5" w:rsidP="004661E5">
      <w:r>
        <w:t>In Figure 3-</w:t>
      </w:r>
      <w:r w:rsidR="00376048">
        <w:t>8</w:t>
      </w:r>
      <w:r>
        <w:t xml:space="preserve">, it is not hard to notice that some non-perfect points are shown in the corner of the arc and the straight line, which may result </w:t>
      </w:r>
      <w:r w:rsidR="00BB7D6A">
        <w:t>in</w:t>
      </w:r>
      <w:r>
        <w:t xml:space="preserve"> impedance fitting not accurate enough. Therefore, the first step of post-processing is to eliminate the influence of these points.</w:t>
      </w:r>
    </w:p>
    <w:p w14:paraId="37A70F01" w14:textId="2CFD9C3C" w:rsidR="004661E5" w:rsidRDefault="004661E5" w:rsidP="004661E5">
      <w:r>
        <w:t xml:space="preserve">Export the data to </w:t>
      </w:r>
      <w:proofErr w:type="spellStart"/>
      <w:r>
        <w:t>Zview</w:t>
      </w:r>
      <w:proofErr w:type="spellEnd"/>
      <w:r>
        <w:t xml:space="preserve">, use the slider on the top to locate the point to be deleted. Select Tools-Delete Data Point to remove it. Repeat the operation </w:t>
      </w:r>
      <w:r w:rsidR="008C57D3">
        <w:t xml:space="preserve">manually </w:t>
      </w:r>
      <w:r>
        <w:t>to make the curve smooth.</w:t>
      </w:r>
    </w:p>
    <w:p w14:paraId="55FCC001" w14:textId="575473E7" w:rsidR="004661E5" w:rsidRDefault="00E14CD3" w:rsidP="004661E5">
      <w:pPr>
        <w:keepNext/>
        <w:jc w:val="center"/>
      </w:pPr>
      <w:r w:rsidRPr="00E14CD3">
        <w:rPr>
          <w:noProof/>
        </w:rPr>
        <w:drawing>
          <wp:inline distT="0" distB="0" distL="0" distR="0" wp14:anchorId="5DEF462C" wp14:editId="48ED0711">
            <wp:extent cx="3315326" cy="3216303"/>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32530" cy="3232993"/>
                    </a:xfrm>
                    <a:prstGeom prst="rect">
                      <a:avLst/>
                    </a:prstGeom>
                  </pic:spPr>
                </pic:pic>
              </a:graphicData>
            </a:graphic>
          </wp:inline>
        </w:drawing>
      </w:r>
    </w:p>
    <w:p w14:paraId="4D020B20" w14:textId="5BE9E992" w:rsidR="004661E5" w:rsidRDefault="004661E5" w:rsidP="004661E5">
      <w:pPr>
        <w:pStyle w:val="Caption"/>
        <w:jc w:val="center"/>
      </w:pPr>
      <w:bookmarkStart w:id="95" w:name="_Toc49247415"/>
      <w:r>
        <w:t xml:space="preserve">Figure </w:t>
      </w:r>
      <w:r w:rsidR="001F143A">
        <w:fldChar w:fldCharType="begin"/>
      </w:r>
      <w:r w:rsidR="001F143A">
        <w:instrText xml:space="preserve"> STYLEREF 1 \s </w:instrText>
      </w:r>
      <w:r w:rsidR="001F143A">
        <w:fldChar w:fldCharType="separate"/>
      </w:r>
      <w:r w:rsidR="00A64045">
        <w:rPr>
          <w:noProof/>
        </w:rPr>
        <w:t>3</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8</w:t>
      </w:r>
      <w:r w:rsidR="001F143A">
        <w:rPr>
          <w:noProof/>
        </w:rPr>
        <w:fldChar w:fldCharType="end"/>
      </w:r>
      <w:r>
        <w:t xml:space="preserve"> Smoothed Data Curve</w:t>
      </w:r>
      <w:bookmarkEnd w:id="95"/>
    </w:p>
    <w:p w14:paraId="3B22442A" w14:textId="33E06886" w:rsidR="00E743EF" w:rsidRPr="00E743EF" w:rsidRDefault="00E743EF" w:rsidP="00E743EF">
      <w:pPr>
        <w:rPr>
          <w:lang w:eastAsia="zh-CN"/>
        </w:rPr>
      </w:pPr>
      <w:r>
        <w:rPr>
          <w:lang w:eastAsia="zh-CN"/>
        </w:rPr>
        <w:lastRenderedPageBreak/>
        <w:t xml:space="preserve">Data points below X axis reflect the condition of inductive resistance, which </w:t>
      </w:r>
      <w:r w:rsidR="00A53023">
        <w:rPr>
          <w:lang w:eastAsia="zh-CN"/>
        </w:rPr>
        <w:t>are</w:t>
      </w:r>
      <w:r>
        <w:rPr>
          <w:lang w:eastAsia="zh-CN"/>
        </w:rPr>
        <w:t xml:space="preserve"> unnecessary for impedance fitting. </w:t>
      </w:r>
      <w:r w:rsidR="005C734F">
        <w:rPr>
          <w:lang w:eastAsia="zh-CN"/>
        </w:rPr>
        <w:t>The s</w:t>
      </w:r>
      <w:r>
        <w:rPr>
          <w:lang w:eastAsia="zh-CN"/>
        </w:rPr>
        <w:t>ame operations can be adopted to delete them. However, the pre-processing module in “Impedance.py” also ha</w:t>
      </w:r>
      <w:r w:rsidR="005C734F">
        <w:rPr>
          <w:lang w:eastAsia="zh-CN"/>
        </w:rPr>
        <w:t>s</w:t>
      </w:r>
      <w:r>
        <w:rPr>
          <w:lang w:eastAsia="zh-CN"/>
        </w:rPr>
        <w:t xml:space="preserve"> a method called “</w:t>
      </w:r>
      <w:proofErr w:type="spellStart"/>
      <w:r>
        <w:rPr>
          <w:lang w:eastAsia="zh-CN"/>
        </w:rPr>
        <w:t>ignoreBelowX</w:t>
      </w:r>
      <w:proofErr w:type="spellEnd"/>
      <w:r>
        <w:rPr>
          <w:lang w:eastAsia="zh-CN"/>
        </w:rPr>
        <w:t xml:space="preserve">” to do </w:t>
      </w:r>
      <w:r w:rsidR="005C734F">
        <w:rPr>
          <w:lang w:eastAsia="zh-CN"/>
        </w:rPr>
        <w:t>a</w:t>
      </w:r>
      <w:r>
        <w:rPr>
          <w:lang w:eastAsia="zh-CN"/>
        </w:rPr>
        <w:t xml:space="preserve"> similar job.</w:t>
      </w:r>
    </w:p>
    <w:p w14:paraId="3648780F" w14:textId="359FB379" w:rsidR="003C50BE" w:rsidRDefault="003C50BE" w:rsidP="003C50BE">
      <w:pPr>
        <w:pStyle w:val="Heading3"/>
      </w:pPr>
      <w:bookmarkStart w:id="96" w:name="_Toc49247469"/>
      <w:r>
        <w:t>Fitting</w:t>
      </w:r>
      <w:bookmarkEnd w:id="96"/>
    </w:p>
    <w:p w14:paraId="4AB506B1" w14:textId="0A82B34D" w:rsidR="00A31F2D" w:rsidRDefault="005C734F" w:rsidP="00A31F2D">
      <w:r>
        <w:t>The n</w:t>
      </w:r>
      <w:r w:rsidR="00A31F2D">
        <w:t xml:space="preserve">ext job is to define the impedance model. In “Impedance.py”, models are defined as a string, where elements in series are separated by a dash, and elements in parallel are wrapped </w:t>
      </w:r>
      <w:r w:rsidR="0057787B">
        <w:t>in a p( , ). In this thesis, ECM for this battery is as follows:</w:t>
      </w:r>
    </w:p>
    <w:p w14:paraId="4A1A37C8" w14:textId="77777777" w:rsidR="0057787B" w:rsidRDefault="0057787B" w:rsidP="0057787B">
      <w:pPr>
        <w:keepNext/>
        <w:jc w:val="center"/>
      </w:pPr>
      <w:r w:rsidRPr="0057787B">
        <w:rPr>
          <w:noProof/>
        </w:rPr>
        <w:drawing>
          <wp:inline distT="0" distB="0" distL="0" distR="0" wp14:anchorId="18E64FBC" wp14:editId="7279FDDF">
            <wp:extent cx="5200153" cy="966162"/>
            <wp:effectExtent l="0" t="0" r="63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2800" cy="968512"/>
                    </a:xfrm>
                    <a:prstGeom prst="rect">
                      <a:avLst/>
                    </a:prstGeom>
                  </pic:spPr>
                </pic:pic>
              </a:graphicData>
            </a:graphic>
          </wp:inline>
        </w:drawing>
      </w:r>
    </w:p>
    <w:p w14:paraId="021E9C29" w14:textId="3FC3833D" w:rsidR="0057787B" w:rsidRDefault="0057787B" w:rsidP="0057787B">
      <w:pPr>
        <w:pStyle w:val="Caption"/>
        <w:jc w:val="center"/>
      </w:pPr>
      <w:bookmarkStart w:id="97" w:name="_Toc49247416"/>
      <w:r>
        <w:t xml:space="preserve">Figure </w:t>
      </w:r>
      <w:r w:rsidR="001F143A">
        <w:fldChar w:fldCharType="begin"/>
      </w:r>
      <w:r w:rsidR="001F143A">
        <w:instrText xml:space="preserve"> STYLEREF 1 \s </w:instrText>
      </w:r>
      <w:r w:rsidR="001F143A">
        <w:fldChar w:fldCharType="separate"/>
      </w:r>
      <w:r w:rsidR="00A64045">
        <w:rPr>
          <w:noProof/>
        </w:rPr>
        <w:t>3</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9</w:t>
      </w:r>
      <w:r w:rsidR="001F143A">
        <w:rPr>
          <w:noProof/>
        </w:rPr>
        <w:fldChar w:fldCharType="end"/>
      </w:r>
      <w:r>
        <w:t xml:space="preserve"> E</w:t>
      </w:r>
      <w:r w:rsidRPr="0046629E">
        <w:t xml:space="preserve">quivalent </w:t>
      </w:r>
      <w:r>
        <w:t>C</w:t>
      </w:r>
      <w:r w:rsidRPr="0046629E">
        <w:t xml:space="preserve">ircuit </w:t>
      </w:r>
      <w:r>
        <w:t>M</w:t>
      </w:r>
      <w:r w:rsidRPr="0046629E">
        <w:t>odel</w:t>
      </w:r>
      <w:bookmarkEnd w:id="97"/>
    </w:p>
    <w:p w14:paraId="401362CE" w14:textId="6619D9EB" w:rsidR="0057787B" w:rsidRDefault="0057787B" w:rsidP="0057787B">
      <w:r>
        <w:t>Defined as: R0-p(R1,C1)-p(R2-Wo1,C2)</w:t>
      </w:r>
    </w:p>
    <w:p w14:paraId="08C9F965" w14:textId="5183E0F4" w:rsidR="0057787B" w:rsidRDefault="0057787B" w:rsidP="0057787B">
      <w:r>
        <w:t xml:space="preserve">For each circuit, in order to fit the curve, an initial guess for each of the parameters is necessary. These initial guesses are passed in as a list in order the parameters are defined in the circuit string. The value of the parameters can be given by </w:t>
      </w:r>
      <w:proofErr w:type="spellStart"/>
      <w:r>
        <w:t>Zview</w:t>
      </w:r>
      <w:proofErr w:type="spellEnd"/>
      <w:r>
        <w:t xml:space="preserve"> as long as the magnitudes are consistent with the final fitting results. For the battery used in this experiment</w:t>
      </w:r>
      <w:r w:rsidR="000F339D">
        <w:t xml:space="preserve">, a good guess is </w:t>
      </w:r>
      <w:proofErr w:type="spellStart"/>
      <w:r w:rsidR="000F339D">
        <w:t>initial_guess</w:t>
      </w:r>
      <w:proofErr w:type="spellEnd"/>
      <w:r w:rsidR="000F339D">
        <w:t xml:space="preserve"> = </w:t>
      </w:r>
      <w:r w:rsidR="000F339D" w:rsidRPr="000F339D">
        <w:t>[.1, .01, .</w:t>
      </w:r>
      <w:r w:rsidR="002733C4">
        <w:t>1</w:t>
      </w:r>
      <w:r w:rsidR="000F339D" w:rsidRPr="000F339D">
        <w:t>, .0</w:t>
      </w:r>
      <w:r w:rsidR="00A3639B">
        <w:t>5</w:t>
      </w:r>
      <w:r w:rsidR="000F339D" w:rsidRPr="000F339D">
        <w:t xml:space="preserve">, .001, </w:t>
      </w:r>
      <w:r w:rsidR="00A3639B">
        <w:t>20</w:t>
      </w:r>
      <w:r w:rsidR="000F339D" w:rsidRPr="000F339D">
        <w:t xml:space="preserve">, </w:t>
      </w:r>
      <w:r w:rsidR="00A3639B">
        <w:t>1</w:t>
      </w:r>
      <w:r w:rsidR="000F339D" w:rsidRPr="000F339D">
        <w:t>]</w:t>
      </w:r>
      <w:r w:rsidR="00D80DA3">
        <w:t>, which means:</w:t>
      </w:r>
    </w:p>
    <w:tbl>
      <w:tblPr>
        <w:tblStyle w:val="TableGrid"/>
        <w:tblW w:w="0" w:type="auto"/>
        <w:tblLook w:val="04A0" w:firstRow="1" w:lastRow="0" w:firstColumn="1" w:lastColumn="0" w:noHBand="0" w:noVBand="1"/>
      </w:tblPr>
      <w:tblGrid>
        <w:gridCol w:w="4247"/>
        <w:gridCol w:w="4247"/>
      </w:tblGrid>
      <w:tr w:rsidR="00E11EE5" w14:paraId="29B9BBD8" w14:textId="77777777" w:rsidTr="00A3639B">
        <w:tc>
          <w:tcPr>
            <w:tcW w:w="4247" w:type="dxa"/>
          </w:tcPr>
          <w:p w14:paraId="7D272971" w14:textId="28789527" w:rsidR="00E11EE5" w:rsidRDefault="00E11EE5" w:rsidP="00A3639B">
            <w:pPr>
              <w:jc w:val="center"/>
              <w:rPr>
                <w:lang w:eastAsia="zh-CN"/>
              </w:rPr>
            </w:pPr>
            <w:r>
              <w:rPr>
                <w:lang w:eastAsia="zh-CN"/>
              </w:rPr>
              <w:t>Elements</w:t>
            </w:r>
          </w:p>
        </w:tc>
        <w:tc>
          <w:tcPr>
            <w:tcW w:w="4247" w:type="dxa"/>
          </w:tcPr>
          <w:p w14:paraId="626DCF62" w14:textId="32F3AF52" w:rsidR="00E11EE5" w:rsidRDefault="00E11EE5" w:rsidP="00A3639B">
            <w:pPr>
              <w:jc w:val="center"/>
              <w:rPr>
                <w:lang w:eastAsia="zh-CN"/>
              </w:rPr>
            </w:pPr>
            <w:r>
              <w:rPr>
                <w:lang w:eastAsia="zh-CN"/>
              </w:rPr>
              <w:t>Initial Guess</w:t>
            </w:r>
          </w:p>
        </w:tc>
      </w:tr>
      <w:tr w:rsidR="00E11EE5" w14:paraId="44C6B02F" w14:textId="77777777" w:rsidTr="00A3639B">
        <w:tc>
          <w:tcPr>
            <w:tcW w:w="4247" w:type="dxa"/>
          </w:tcPr>
          <w:p w14:paraId="55680DC2" w14:textId="29C6673D" w:rsidR="00E11EE5" w:rsidRDefault="00E11EE5" w:rsidP="00A3639B">
            <w:pPr>
              <w:jc w:val="center"/>
              <w:rPr>
                <w:lang w:eastAsia="zh-CN"/>
              </w:rPr>
            </w:pPr>
            <w:r>
              <w:rPr>
                <w:lang w:eastAsia="zh-CN"/>
              </w:rPr>
              <w:t>R0</w:t>
            </w:r>
          </w:p>
        </w:tc>
        <w:tc>
          <w:tcPr>
            <w:tcW w:w="4247" w:type="dxa"/>
          </w:tcPr>
          <w:p w14:paraId="13E49F79" w14:textId="53BFB395" w:rsidR="00E11EE5" w:rsidRDefault="00E11EE5" w:rsidP="00A3639B">
            <w:pPr>
              <w:jc w:val="center"/>
              <w:rPr>
                <w:lang w:eastAsia="zh-CN"/>
              </w:rPr>
            </w:pPr>
            <w:r>
              <w:rPr>
                <w:lang w:eastAsia="zh-CN"/>
              </w:rPr>
              <w:t>0.1</w:t>
            </w:r>
            <w:r w:rsidR="009C5D45">
              <w:rPr>
                <w:lang w:eastAsia="zh-CN"/>
              </w:rPr>
              <w:t xml:space="preserve"> (ohm)</w:t>
            </w:r>
          </w:p>
        </w:tc>
      </w:tr>
      <w:tr w:rsidR="00E11EE5" w14:paraId="42213E0C" w14:textId="77777777" w:rsidTr="00A3639B">
        <w:tc>
          <w:tcPr>
            <w:tcW w:w="4247" w:type="dxa"/>
          </w:tcPr>
          <w:p w14:paraId="1561E301" w14:textId="78206C4F" w:rsidR="00E11EE5" w:rsidRDefault="009C5D45" w:rsidP="00A3639B">
            <w:pPr>
              <w:jc w:val="center"/>
              <w:rPr>
                <w:lang w:eastAsia="zh-CN"/>
              </w:rPr>
            </w:pPr>
            <w:r>
              <w:rPr>
                <w:lang w:eastAsia="zh-CN"/>
              </w:rPr>
              <w:t>R1</w:t>
            </w:r>
          </w:p>
        </w:tc>
        <w:tc>
          <w:tcPr>
            <w:tcW w:w="4247" w:type="dxa"/>
          </w:tcPr>
          <w:p w14:paraId="674E4E5D" w14:textId="7C593BA2" w:rsidR="00E11EE5" w:rsidRDefault="009C5D45" w:rsidP="00A3639B">
            <w:pPr>
              <w:jc w:val="center"/>
              <w:rPr>
                <w:lang w:eastAsia="zh-CN"/>
              </w:rPr>
            </w:pPr>
            <w:r>
              <w:rPr>
                <w:lang w:eastAsia="zh-CN"/>
              </w:rPr>
              <w:t>0.01 (ohm)</w:t>
            </w:r>
          </w:p>
        </w:tc>
      </w:tr>
      <w:tr w:rsidR="00E11EE5" w14:paraId="4D6F0C0C" w14:textId="77777777" w:rsidTr="00A3639B">
        <w:tc>
          <w:tcPr>
            <w:tcW w:w="4247" w:type="dxa"/>
          </w:tcPr>
          <w:p w14:paraId="10561A4B" w14:textId="4F6AC696" w:rsidR="00E11EE5" w:rsidRDefault="00F94C30" w:rsidP="00A3639B">
            <w:pPr>
              <w:jc w:val="center"/>
              <w:rPr>
                <w:lang w:eastAsia="zh-CN"/>
              </w:rPr>
            </w:pPr>
            <w:r>
              <w:rPr>
                <w:lang w:eastAsia="zh-CN"/>
              </w:rPr>
              <w:t>C1</w:t>
            </w:r>
          </w:p>
        </w:tc>
        <w:tc>
          <w:tcPr>
            <w:tcW w:w="4247" w:type="dxa"/>
          </w:tcPr>
          <w:p w14:paraId="523B711B" w14:textId="077D0BF1" w:rsidR="00E11EE5" w:rsidRDefault="00F94C30" w:rsidP="00A3639B">
            <w:pPr>
              <w:jc w:val="center"/>
              <w:rPr>
                <w:lang w:eastAsia="zh-CN"/>
              </w:rPr>
            </w:pPr>
            <w:r>
              <w:rPr>
                <w:lang w:eastAsia="zh-CN"/>
              </w:rPr>
              <w:t>0.1 (</w:t>
            </w:r>
            <w:r w:rsidR="00185591">
              <w:rPr>
                <w:lang w:eastAsia="zh-CN"/>
              </w:rPr>
              <w:t>F)</w:t>
            </w:r>
          </w:p>
        </w:tc>
      </w:tr>
      <w:tr w:rsidR="00E11EE5" w14:paraId="2BC9DD95" w14:textId="77777777" w:rsidTr="00A3639B">
        <w:tc>
          <w:tcPr>
            <w:tcW w:w="4247" w:type="dxa"/>
          </w:tcPr>
          <w:p w14:paraId="382E1023" w14:textId="20A99EE6" w:rsidR="00E11EE5" w:rsidRDefault="00185591" w:rsidP="00A3639B">
            <w:pPr>
              <w:jc w:val="center"/>
              <w:rPr>
                <w:lang w:eastAsia="zh-CN"/>
              </w:rPr>
            </w:pPr>
            <w:r>
              <w:rPr>
                <w:lang w:eastAsia="zh-CN"/>
              </w:rPr>
              <w:t>R2</w:t>
            </w:r>
          </w:p>
        </w:tc>
        <w:tc>
          <w:tcPr>
            <w:tcW w:w="4247" w:type="dxa"/>
          </w:tcPr>
          <w:p w14:paraId="5A2DD825" w14:textId="62708E62" w:rsidR="00E11EE5" w:rsidRDefault="00A243E7" w:rsidP="00A3639B">
            <w:pPr>
              <w:jc w:val="center"/>
              <w:rPr>
                <w:lang w:eastAsia="zh-CN"/>
              </w:rPr>
            </w:pPr>
            <w:r>
              <w:rPr>
                <w:lang w:eastAsia="zh-CN"/>
              </w:rPr>
              <w:t>0.01(ohm)</w:t>
            </w:r>
          </w:p>
        </w:tc>
      </w:tr>
      <w:tr w:rsidR="00E11EE5" w14:paraId="35880EE5" w14:textId="77777777" w:rsidTr="00A3639B">
        <w:tc>
          <w:tcPr>
            <w:tcW w:w="4247" w:type="dxa"/>
          </w:tcPr>
          <w:p w14:paraId="7A46644F" w14:textId="63309B1D" w:rsidR="00E11EE5" w:rsidRDefault="00A243E7" w:rsidP="00A3639B">
            <w:pPr>
              <w:jc w:val="center"/>
              <w:rPr>
                <w:lang w:eastAsia="zh-CN"/>
              </w:rPr>
            </w:pPr>
            <w:r>
              <w:rPr>
                <w:lang w:eastAsia="zh-CN"/>
              </w:rPr>
              <w:t>C2</w:t>
            </w:r>
          </w:p>
        </w:tc>
        <w:tc>
          <w:tcPr>
            <w:tcW w:w="4247" w:type="dxa"/>
          </w:tcPr>
          <w:p w14:paraId="798319F7" w14:textId="5A9CDDE4" w:rsidR="00E11EE5" w:rsidRDefault="00A243E7" w:rsidP="00A3639B">
            <w:pPr>
              <w:jc w:val="center"/>
              <w:rPr>
                <w:lang w:eastAsia="zh-CN"/>
              </w:rPr>
            </w:pPr>
            <w:r>
              <w:rPr>
                <w:lang w:eastAsia="zh-CN"/>
              </w:rPr>
              <w:t>0.001(F)</w:t>
            </w:r>
          </w:p>
        </w:tc>
      </w:tr>
      <w:tr w:rsidR="00E11EE5" w14:paraId="2AA1DEFD" w14:textId="77777777" w:rsidTr="00A3639B">
        <w:tc>
          <w:tcPr>
            <w:tcW w:w="4247" w:type="dxa"/>
          </w:tcPr>
          <w:p w14:paraId="3FB02BE7" w14:textId="7FC8CA62" w:rsidR="00E11EE5" w:rsidRDefault="00A243E7" w:rsidP="00A3639B">
            <w:pPr>
              <w:jc w:val="center"/>
              <w:rPr>
                <w:lang w:eastAsia="zh-CN"/>
              </w:rPr>
            </w:pPr>
            <w:r>
              <w:rPr>
                <w:lang w:eastAsia="zh-CN"/>
              </w:rPr>
              <w:lastRenderedPageBreak/>
              <w:t>W1_0</w:t>
            </w:r>
          </w:p>
        </w:tc>
        <w:tc>
          <w:tcPr>
            <w:tcW w:w="4247" w:type="dxa"/>
          </w:tcPr>
          <w:p w14:paraId="6491060C" w14:textId="3EABDB2D" w:rsidR="00E11EE5" w:rsidRDefault="00A3639B" w:rsidP="00A3639B">
            <w:pPr>
              <w:jc w:val="center"/>
              <w:rPr>
                <w:lang w:eastAsia="zh-CN"/>
              </w:rPr>
            </w:pPr>
            <w:r>
              <w:rPr>
                <w:lang w:eastAsia="zh-CN"/>
              </w:rPr>
              <w:t>20</w:t>
            </w:r>
            <w:r w:rsidR="00A243E7">
              <w:rPr>
                <w:lang w:eastAsia="zh-CN"/>
              </w:rPr>
              <w:t xml:space="preserve"> (</w:t>
            </w:r>
            <w:r w:rsidR="003C0DC7">
              <w:rPr>
                <w:lang w:eastAsia="zh-CN"/>
              </w:rPr>
              <w:t>ohm)</w:t>
            </w:r>
          </w:p>
        </w:tc>
      </w:tr>
      <w:tr w:rsidR="00E11EE5" w14:paraId="3E1455CC" w14:textId="77777777" w:rsidTr="00A3639B">
        <w:tc>
          <w:tcPr>
            <w:tcW w:w="4247" w:type="dxa"/>
          </w:tcPr>
          <w:p w14:paraId="1EF46794" w14:textId="237207F7" w:rsidR="00E11EE5" w:rsidRDefault="003C0DC7" w:rsidP="00A3639B">
            <w:pPr>
              <w:jc w:val="center"/>
              <w:rPr>
                <w:lang w:eastAsia="zh-CN"/>
              </w:rPr>
            </w:pPr>
            <w:r>
              <w:rPr>
                <w:lang w:eastAsia="zh-CN"/>
              </w:rPr>
              <w:t>W1_1</w:t>
            </w:r>
          </w:p>
        </w:tc>
        <w:tc>
          <w:tcPr>
            <w:tcW w:w="4247" w:type="dxa"/>
          </w:tcPr>
          <w:p w14:paraId="2136602D" w14:textId="5CDEAAEA" w:rsidR="00E11EE5" w:rsidRDefault="00A3639B" w:rsidP="00A3639B">
            <w:pPr>
              <w:keepNext/>
              <w:jc w:val="center"/>
              <w:rPr>
                <w:lang w:eastAsia="zh-CN"/>
              </w:rPr>
            </w:pPr>
            <w:r>
              <w:rPr>
                <w:lang w:eastAsia="zh-CN"/>
              </w:rPr>
              <w:t>1</w:t>
            </w:r>
            <w:r w:rsidR="003C0DC7">
              <w:rPr>
                <w:lang w:eastAsia="zh-CN"/>
              </w:rPr>
              <w:t xml:space="preserve"> (sec)</w:t>
            </w:r>
          </w:p>
        </w:tc>
      </w:tr>
    </w:tbl>
    <w:p w14:paraId="2DC268DC" w14:textId="3164C14A" w:rsidR="00A3639B" w:rsidRDefault="00A3639B" w:rsidP="00BE5446">
      <w:pPr>
        <w:pStyle w:val="Caption"/>
        <w:jc w:val="center"/>
        <w:rPr>
          <w:lang w:eastAsia="zh-CN"/>
        </w:rPr>
      </w:pPr>
      <w:bookmarkStart w:id="98" w:name="_Toc49244318"/>
      <w:r>
        <w:t xml:space="preserve">Table </w:t>
      </w:r>
      <w:r w:rsidR="001F143A">
        <w:fldChar w:fldCharType="begin"/>
      </w:r>
      <w:r w:rsidR="001F143A">
        <w:instrText xml:space="preserve"> STYLEREF 1 \s </w:instrText>
      </w:r>
      <w:r w:rsidR="001F143A">
        <w:fldChar w:fldCharType="separate"/>
      </w:r>
      <w:r w:rsidR="00D5354B">
        <w:rPr>
          <w:noProof/>
        </w:rPr>
        <w:t>3</w:t>
      </w:r>
      <w:r w:rsidR="001F143A">
        <w:rPr>
          <w:noProof/>
        </w:rPr>
        <w:fldChar w:fldCharType="end"/>
      </w:r>
      <w:r w:rsidR="00D5354B">
        <w:noBreakHyphen/>
      </w:r>
      <w:r w:rsidR="001F143A">
        <w:fldChar w:fldCharType="begin"/>
      </w:r>
      <w:r w:rsidR="001F143A">
        <w:instrText xml:space="preserve"> SEQ Table \* ARABIC \s 1 </w:instrText>
      </w:r>
      <w:r w:rsidR="001F143A">
        <w:fldChar w:fldCharType="separate"/>
      </w:r>
      <w:r w:rsidR="00D5354B">
        <w:rPr>
          <w:noProof/>
        </w:rPr>
        <w:t>2</w:t>
      </w:r>
      <w:r w:rsidR="001F143A">
        <w:rPr>
          <w:noProof/>
        </w:rPr>
        <w:fldChar w:fldCharType="end"/>
      </w:r>
      <w:r>
        <w:t xml:space="preserve"> Initial Guess for Fitting</w:t>
      </w:r>
      <w:bookmarkEnd w:id="98"/>
    </w:p>
    <w:p w14:paraId="236C299D" w14:textId="39B03E80" w:rsidR="000F339D" w:rsidRDefault="000F339D" w:rsidP="0057787B">
      <w:r>
        <w:t xml:space="preserve">Now the </w:t>
      </w:r>
      <w:r w:rsidR="002E486C">
        <w:t>“</w:t>
      </w:r>
      <w:r>
        <w:t>.fit()</w:t>
      </w:r>
      <w:r w:rsidR="002E486C">
        <w:t>”</w:t>
      </w:r>
      <w:r>
        <w:t xml:space="preserve"> method can do the fitting job. The example results are:</w:t>
      </w:r>
    </w:p>
    <w:p w14:paraId="732F0FF5" w14:textId="66F6735F" w:rsidR="000F339D" w:rsidRDefault="00E10E19" w:rsidP="000F339D">
      <w:pPr>
        <w:keepNext/>
        <w:jc w:val="center"/>
      </w:pPr>
      <w:r>
        <w:rPr>
          <w:noProof/>
        </w:rPr>
        <w:drawing>
          <wp:inline distT="0" distB="0" distL="0" distR="0" wp14:anchorId="26F552DA" wp14:editId="510925A8">
            <wp:extent cx="3720438" cy="1618030"/>
            <wp:effectExtent l="0" t="0" r="0" b="1270"/>
            <wp:docPr id="30" name="图片 30" descr="图片包含 地图, 文字,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e_1.png"/>
                    <pic:cNvPicPr/>
                  </pic:nvPicPr>
                  <pic:blipFill rotWithShape="1">
                    <a:blip r:embed="rId48">
                      <a:extLst>
                        <a:ext uri="{28A0092B-C50C-407E-A947-70E740481C1C}">
                          <a14:useLocalDpi xmlns:a14="http://schemas.microsoft.com/office/drawing/2010/main" val="0"/>
                        </a:ext>
                      </a:extLst>
                    </a:blip>
                    <a:srcRect t="23510" b="14664"/>
                    <a:stretch/>
                  </pic:blipFill>
                  <pic:spPr bwMode="auto">
                    <a:xfrm>
                      <a:off x="0" y="0"/>
                      <a:ext cx="3851971" cy="1675234"/>
                    </a:xfrm>
                    <a:prstGeom prst="rect">
                      <a:avLst/>
                    </a:prstGeom>
                    <a:ln>
                      <a:noFill/>
                    </a:ln>
                    <a:extLst>
                      <a:ext uri="{53640926-AAD7-44D8-BBD7-CCE9431645EC}">
                        <a14:shadowObscured xmlns:a14="http://schemas.microsoft.com/office/drawing/2010/main"/>
                      </a:ext>
                    </a:extLst>
                  </pic:spPr>
                </pic:pic>
              </a:graphicData>
            </a:graphic>
          </wp:inline>
        </w:drawing>
      </w:r>
    </w:p>
    <w:p w14:paraId="170982B4" w14:textId="59DB009A" w:rsidR="000F339D" w:rsidRDefault="000F339D" w:rsidP="000F339D">
      <w:pPr>
        <w:pStyle w:val="Caption"/>
        <w:jc w:val="center"/>
      </w:pPr>
      <w:bookmarkStart w:id="99" w:name="_Toc49247417"/>
      <w:r>
        <w:t xml:space="preserve">Figure </w:t>
      </w:r>
      <w:r w:rsidR="001F143A">
        <w:fldChar w:fldCharType="begin"/>
      </w:r>
      <w:r w:rsidR="001F143A">
        <w:instrText xml:space="preserve"> STYLEREF 1 \s </w:instrText>
      </w:r>
      <w:r w:rsidR="001F143A">
        <w:fldChar w:fldCharType="separate"/>
      </w:r>
      <w:r w:rsidR="00A64045">
        <w:rPr>
          <w:noProof/>
        </w:rPr>
        <w:t>3</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10</w:t>
      </w:r>
      <w:r w:rsidR="001F143A">
        <w:rPr>
          <w:noProof/>
        </w:rPr>
        <w:fldChar w:fldCharType="end"/>
      </w:r>
      <w:r>
        <w:t xml:space="preserve"> </w:t>
      </w:r>
      <w:r w:rsidR="00EE2AEE">
        <w:t xml:space="preserve">Sample </w:t>
      </w:r>
      <w:r>
        <w:t>Fitting Results</w:t>
      </w:r>
      <w:bookmarkEnd w:id="99"/>
    </w:p>
    <w:p w14:paraId="5E80AC8A" w14:textId="253DA2D9" w:rsidR="005058D8" w:rsidRDefault="000F339D" w:rsidP="000F339D">
      <w:r>
        <w:t xml:space="preserve">The final straight line reflects the Warburg impedance and it varies with the experiment. Therefore, </w:t>
      </w:r>
      <w:r w:rsidR="00DD1D5A">
        <w:t xml:space="preserve">in this </w:t>
      </w:r>
      <w:r w:rsidR="00FB0CAB">
        <w:t>case</w:t>
      </w:r>
      <w:r w:rsidR="00DD1D5A">
        <w:t>, only resistors are under consideration. Fitting results like Figure 3-</w:t>
      </w:r>
      <w:r w:rsidR="00376048">
        <w:t>10</w:t>
      </w:r>
      <w:r w:rsidR="00DD1D5A">
        <w:t xml:space="preserve">, where the arcs are completely fitted, are acceptable. Record the value of each </w:t>
      </w:r>
      <w:r w:rsidR="00FB0CAB">
        <w:t>resistors</w:t>
      </w:r>
      <w:r w:rsidR="00DD1D5A">
        <w:t xml:space="preserve"> in</w:t>
      </w:r>
      <w:r w:rsidR="0043672A">
        <w:t xml:space="preserve"> a</w:t>
      </w:r>
      <w:r w:rsidR="00DD1D5A">
        <w:t xml:space="preserve"> text file to generate training data.</w:t>
      </w:r>
    </w:p>
    <w:p w14:paraId="1148222A" w14:textId="55B4AF3B" w:rsidR="005058D8" w:rsidRDefault="00D71E29" w:rsidP="005058D8">
      <w:pPr>
        <w:pStyle w:val="Heading2"/>
      </w:pPr>
      <w:bookmarkStart w:id="100" w:name="_Toc49247470"/>
      <w:r>
        <w:t>Machine Learning</w:t>
      </w:r>
      <w:r w:rsidR="005058D8">
        <w:t xml:space="preserve"> Implementation</w:t>
      </w:r>
      <w:bookmarkEnd w:id="100"/>
    </w:p>
    <w:p w14:paraId="2D648F1B" w14:textId="2E03C747" w:rsidR="0043672A" w:rsidRDefault="00DF5305" w:rsidP="006D5A73">
      <w:r>
        <w:t>For each</w:t>
      </w:r>
      <w:r w:rsidR="00AB2C84">
        <w:t xml:space="preserve"> piece of</w:t>
      </w:r>
      <w:r>
        <w:t xml:space="preserve"> </w:t>
      </w:r>
      <w:r w:rsidR="00191877">
        <w:t xml:space="preserve">EIS test data, capture and record </w:t>
      </w:r>
      <w:r w:rsidR="0032040D">
        <w:t xml:space="preserve">the value of each resistor to generate the </w:t>
      </w:r>
      <w:r w:rsidR="000E20C0">
        <w:t xml:space="preserve">training data. For example, in the circuit shown in Figure 3-8, </w:t>
      </w:r>
      <w:r w:rsidR="008537A1">
        <w:t>the value of R0, R1 and R2</w:t>
      </w:r>
      <w:r w:rsidR="0066348F">
        <w:t xml:space="preserve">, which represent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DE6B5C">
        <w:t xml:space="preserve">, </w:t>
      </w:r>
      <m:oMath>
        <m:sSub>
          <m:sSubPr>
            <m:ctrlPr>
              <w:rPr>
                <w:rFonts w:ascii="Cambria Math" w:hAnsi="Cambria Math"/>
                <w:i/>
              </w:rPr>
            </m:ctrlPr>
          </m:sSubPr>
          <m:e>
            <m:r>
              <w:rPr>
                <w:rFonts w:ascii="Cambria Math" w:hAnsi="Cambria Math"/>
              </w:rPr>
              <m:t>R</m:t>
            </m:r>
          </m:e>
          <m:sub>
            <m:r>
              <w:rPr>
                <w:rFonts w:ascii="Cambria Math" w:hAnsi="Cambria Math"/>
              </w:rPr>
              <m:t>sei</m:t>
            </m:r>
          </m:sub>
        </m:sSub>
      </m:oMath>
      <w:r w:rsidR="005207C2">
        <w:t xml:space="preserve"> and </w:t>
      </w:r>
      <m:oMath>
        <m:sSub>
          <m:sSubPr>
            <m:ctrlPr>
              <w:rPr>
                <w:rFonts w:ascii="Cambria Math" w:hAnsi="Cambria Math"/>
                <w:i/>
              </w:rPr>
            </m:ctrlPr>
          </m:sSubPr>
          <m:e>
            <m:r>
              <w:rPr>
                <w:rFonts w:ascii="Cambria Math" w:hAnsi="Cambria Math"/>
              </w:rPr>
              <m:t>R</m:t>
            </m:r>
          </m:e>
          <m:sub>
            <m:r>
              <w:rPr>
                <w:rFonts w:ascii="Cambria Math" w:hAnsi="Cambria Math"/>
              </w:rPr>
              <m:t>ct</m:t>
            </m:r>
          </m:sub>
        </m:sSub>
      </m:oMath>
      <w:r w:rsidR="005207C2">
        <w:t xml:space="preserve"> respectively, </w:t>
      </w:r>
      <w:r w:rsidR="008537A1">
        <w:t>are desired value</w:t>
      </w:r>
      <w:r w:rsidR="001F7412">
        <w:t>s</w:t>
      </w:r>
      <w:r w:rsidR="008537A1">
        <w:t xml:space="preserve"> for training, while in </w:t>
      </w:r>
      <w:r w:rsidR="003F08F1">
        <w:t xml:space="preserve">“impedance.py” package, </w:t>
      </w:r>
      <w:r w:rsidR="00565D51">
        <w:t>the 0</w:t>
      </w:r>
      <w:r w:rsidR="00565D51" w:rsidRPr="00565D51">
        <w:rPr>
          <w:vertAlign w:val="superscript"/>
        </w:rPr>
        <w:t>th</w:t>
      </w:r>
      <w:r w:rsidR="00565D51">
        <w:t>, 1</w:t>
      </w:r>
      <w:r w:rsidR="00565D51" w:rsidRPr="00565D51">
        <w:rPr>
          <w:vertAlign w:val="superscript"/>
        </w:rPr>
        <w:t>st</w:t>
      </w:r>
      <w:r w:rsidR="00565D51">
        <w:t xml:space="preserve"> and 3</w:t>
      </w:r>
      <w:r w:rsidR="00565D51" w:rsidRPr="00565D51">
        <w:rPr>
          <w:vertAlign w:val="superscript"/>
        </w:rPr>
        <w:t>rd</w:t>
      </w:r>
      <w:r w:rsidR="00565D51">
        <w:t xml:space="preserve"> values</w:t>
      </w:r>
      <w:r w:rsidR="00F26ADE">
        <w:t xml:space="preserve"> should be recorded. In the data shown in Figure 3-5 and Figure 3-6, </w:t>
      </w:r>
      <w:r w:rsidR="00A52D87">
        <w:t xml:space="preserve">the vector </w:t>
      </w:r>
      <w:r w:rsidR="00B51C7C">
        <w:t>can be written as:</w:t>
      </w:r>
    </w:p>
    <w:p w14:paraId="4AD6AD83" w14:textId="77777777" w:rsidR="004212DE" w:rsidRDefault="004212DE" w:rsidP="006D5A73">
      <w:r w:rsidRPr="004212DE">
        <w:t>1,0.07685459732219209,0.00994002577576287,0.05070810032910376</w:t>
      </w:r>
    </w:p>
    <w:p w14:paraId="4F184B0E" w14:textId="21440DEB" w:rsidR="002C54E9" w:rsidRDefault="00B16026" w:rsidP="006D5A73">
      <w:r>
        <w:t xml:space="preserve">The number </w:t>
      </w:r>
      <w:r w:rsidR="00380CAC">
        <w:t xml:space="preserve">before each vector represents the number of cycles of the battery, which is also the prediction target of the machine learning model. </w:t>
      </w:r>
      <w:r w:rsidR="0004168C">
        <w:t xml:space="preserve">By continuously performing the above process on each piece of EIS data, </w:t>
      </w:r>
      <w:r w:rsidR="007E6589">
        <w:t xml:space="preserve">these values used to </w:t>
      </w:r>
      <w:r w:rsidR="007E6589">
        <w:lastRenderedPageBreak/>
        <w:t xml:space="preserve">describe the characteristics of </w:t>
      </w:r>
      <w:r w:rsidR="005F4C62">
        <w:t>the curves can be used to form training data for machine learning.</w:t>
      </w:r>
      <w:r w:rsidR="0081621D">
        <w:t xml:space="preserve"> Figure 3-</w:t>
      </w:r>
      <w:r w:rsidR="00513E5F">
        <w:t>11</w:t>
      </w:r>
      <w:r w:rsidR="0081621D">
        <w:t xml:space="preserve"> is the training data used in this thesis.</w:t>
      </w:r>
    </w:p>
    <w:p w14:paraId="2DC32317" w14:textId="77777777" w:rsidR="004E4ACE" w:rsidRDefault="004E4ACE" w:rsidP="004E4ACE">
      <w:pPr>
        <w:keepNext/>
      </w:pPr>
      <w:r w:rsidRPr="004E4ACE">
        <w:rPr>
          <w:noProof/>
        </w:rPr>
        <w:drawing>
          <wp:inline distT="0" distB="0" distL="0" distR="0" wp14:anchorId="521ED43E" wp14:editId="3B92399A">
            <wp:extent cx="5400040" cy="35528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552825"/>
                    </a:xfrm>
                    <a:prstGeom prst="rect">
                      <a:avLst/>
                    </a:prstGeom>
                  </pic:spPr>
                </pic:pic>
              </a:graphicData>
            </a:graphic>
          </wp:inline>
        </w:drawing>
      </w:r>
    </w:p>
    <w:p w14:paraId="322607D7" w14:textId="4131A25B" w:rsidR="004E4ACE" w:rsidRDefault="004E4ACE" w:rsidP="004E4ACE">
      <w:pPr>
        <w:pStyle w:val="Caption"/>
        <w:jc w:val="center"/>
      </w:pPr>
      <w:bookmarkStart w:id="101" w:name="_Toc49247418"/>
      <w:r>
        <w:t xml:space="preserve">Figure </w:t>
      </w:r>
      <w:r w:rsidR="001F143A">
        <w:fldChar w:fldCharType="begin"/>
      </w:r>
      <w:r w:rsidR="001F143A">
        <w:instrText xml:space="preserve"> STYLEREF 1 \s </w:instrText>
      </w:r>
      <w:r w:rsidR="001F143A">
        <w:fldChar w:fldCharType="separate"/>
      </w:r>
      <w:r w:rsidR="00A64045">
        <w:rPr>
          <w:noProof/>
        </w:rPr>
        <w:t>3</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11</w:t>
      </w:r>
      <w:r w:rsidR="001F143A">
        <w:rPr>
          <w:noProof/>
        </w:rPr>
        <w:fldChar w:fldCharType="end"/>
      </w:r>
      <w:r>
        <w:t xml:space="preserve"> Training Data</w:t>
      </w:r>
      <w:bookmarkEnd w:id="101"/>
    </w:p>
    <w:p w14:paraId="60DBAE9B" w14:textId="63F449E1" w:rsidR="00376048" w:rsidRDefault="00E33BC9" w:rsidP="006D5A73">
      <w:r>
        <w:t>Both “</w:t>
      </w:r>
      <w:proofErr w:type="spellStart"/>
      <w:r>
        <w:t>Libsvm</w:t>
      </w:r>
      <w:proofErr w:type="spellEnd"/>
      <w:r>
        <w:t xml:space="preserve">” and “scikit learn” </w:t>
      </w:r>
      <w:r w:rsidR="00C51984">
        <w:t xml:space="preserve">include </w:t>
      </w:r>
      <w:r w:rsidR="005D5FDF">
        <w:t>SVM</w:t>
      </w:r>
      <w:r w:rsidR="00D71E29">
        <w:t xml:space="preserve"> methods</w:t>
      </w:r>
      <w:r w:rsidR="001E661A">
        <w:t xml:space="preserve"> in Python</w:t>
      </w:r>
      <w:r w:rsidR="00D71E29">
        <w:t xml:space="preserve">, however, “scikit learn” contains not only </w:t>
      </w:r>
      <w:r w:rsidR="00E13949">
        <w:t xml:space="preserve">SVM but also KNN or other machine learning algorithms. Besides, </w:t>
      </w:r>
      <w:r w:rsidR="001E661A">
        <w:t xml:space="preserve">it is also more convenient </w:t>
      </w:r>
      <w:r w:rsidR="00A80F3B">
        <w:t>to search for the best parameter</w:t>
      </w:r>
      <w:r w:rsidR="005372A1">
        <w:t>s</w:t>
      </w:r>
      <w:r w:rsidR="00A80F3B">
        <w:t xml:space="preserve"> </w:t>
      </w:r>
      <w:r w:rsidR="007444BB">
        <w:t xml:space="preserve">in “scikit learn”. Therefore, </w:t>
      </w:r>
      <w:r w:rsidR="005372A1">
        <w:t xml:space="preserve">it </w:t>
      </w:r>
      <w:r w:rsidR="007444BB">
        <w:t xml:space="preserve">is the most common used Python package in </w:t>
      </w:r>
      <w:r w:rsidR="00733D62">
        <w:t>this thesis.</w:t>
      </w:r>
    </w:p>
    <w:p w14:paraId="73233B00" w14:textId="7905E669" w:rsidR="004E4ACE" w:rsidRPr="000F339D" w:rsidRDefault="004E4ACE" w:rsidP="004E4ACE">
      <w:pPr>
        <w:spacing w:before="0" w:after="200" w:line="276" w:lineRule="auto"/>
        <w:jc w:val="left"/>
      </w:pPr>
      <w:r>
        <w:br w:type="page"/>
      </w:r>
    </w:p>
    <w:p w14:paraId="5A076AB9" w14:textId="75C640D0" w:rsidR="00DA28B2" w:rsidRDefault="00537549" w:rsidP="00DA28B2">
      <w:pPr>
        <w:pStyle w:val="Heading1"/>
      </w:pPr>
      <w:bookmarkStart w:id="102" w:name="_Toc49247471"/>
      <w:r>
        <w:lastRenderedPageBreak/>
        <w:t>Result</w:t>
      </w:r>
      <w:r w:rsidR="0047118A">
        <w:t>s</w:t>
      </w:r>
      <w:r w:rsidR="00FB0CAB">
        <w:t xml:space="preserve"> and Analysis</w:t>
      </w:r>
      <w:bookmarkEnd w:id="102"/>
    </w:p>
    <w:p w14:paraId="51B167CB" w14:textId="7F1AD7E2" w:rsidR="004E7E6F" w:rsidRPr="004E7E6F" w:rsidRDefault="00EB7B1C" w:rsidP="004E7E6F">
      <w:r>
        <w:t>This chapter show</w:t>
      </w:r>
      <w:r w:rsidR="00FD0E73">
        <w:t>s</w:t>
      </w:r>
      <w:r>
        <w:t xml:space="preserve"> the results of all the above operations, which includes </w:t>
      </w:r>
      <w:r w:rsidR="00673C8D">
        <w:t>fitting results, EIS results for multiple cycles</w:t>
      </w:r>
      <w:r w:rsidR="006D15CE">
        <w:t>,</w:t>
      </w:r>
      <w:r w:rsidR="00F8473F">
        <w:t xml:space="preserve"> and machine learning results. </w:t>
      </w:r>
      <w:r w:rsidR="00FF64A6">
        <w:t xml:space="preserve">The analysis will focus on the EIS results because </w:t>
      </w:r>
      <w:r w:rsidR="00D63F16">
        <w:t xml:space="preserve">their analysis results </w:t>
      </w:r>
      <w:r w:rsidR="00DC40DC">
        <w:t xml:space="preserve">determine whether the algorithm can learn how the lithium-ion battery </w:t>
      </w:r>
      <w:r w:rsidR="00AD2034">
        <w:t>aging.</w:t>
      </w:r>
    </w:p>
    <w:p w14:paraId="022D0C0A" w14:textId="35C52223" w:rsidR="00E50458" w:rsidRDefault="00E50458" w:rsidP="00DA28B2">
      <w:pPr>
        <w:pStyle w:val="Heading2"/>
      </w:pPr>
      <w:bookmarkStart w:id="103" w:name="_Toc49247472"/>
      <w:r>
        <w:t>Fitting Results</w:t>
      </w:r>
      <w:bookmarkEnd w:id="103"/>
    </w:p>
    <w:p w14:paraId="66BB6D62" w14:textId="43D8F209" w:rsidR="0065561F" w:rsidRDefault="0072533F" w:rsidP="0065561F">
      <w:r>
        <w:t>This section is to show the fitting results of “impedance.py”</w:t>
      </w:r>
      <w:r w:rsidR="005D79CE">
        <w:t>. As shown in Figure 4-1</w:t>
      </w:r>
      <w:r w:rsidR="00A31543">
        <w:t xml:space="preserve">, 4-2 and 4-3, </w:t>
      </w:r>
      <w:r w:rsidR="000A5393">
        <w:t xml:space="preserve">10 fitting curves from </w:t>
      </w:r>
      <w:r w:rsidR="00D13EB9">
        <w:t>1</w:t>
      </w:r>
      <w:r w:rsidR="00D13EB9" w:rsidRPr="00D13EB9">
        <w:rPr>
          <w:vertAlign w:val="superscript"/>
        </w:rPr>
        <w:t>st</w:t>
      </w:r>
      <w:r w:rsidR="00D13EB9">
        <w:t>, 30</w:t>
      </w:r>
      <w:r w:rsidR="00D13EB9" w:rsidRPr="00D13EB9">
        <w:rPr>
          <w:vertAlign w:val="superscript"/>
        </w:rPr>
        <w:t>th</w:t>
      </w:r>
      <w:r w:rsidR="006D15CE">
        <w:rPr>
          <w:vertAlign w:val="superscript"/>
        </w:rPr>
        <w:t>,</w:t>
      </w:r>
      <w:r w:rsidR="00D13EB9">
        <w:t xml:space="preserve"> and 50</w:t>
      </w:r>
      <w:r w:rsidR="00D13EB9" w:rsidRPr="00D13EB9">
        <w:rPr>
          <w:vertAlign w:val="superscript"/>
        </w:rPr>
        <w:t>th</w:t>
      </w:r>
      <w:r w:rsidR="00D13EB9">
        <w:t xml:space="preserve"> cycles</w:t>
      </w:r>
      <w:r w:rsidR="0096493A">
        <w:t xml:space="preserve"> respectively </w:t>
      </w:r>
      <w:r w:rsidR="00900B16">
        <w:t xml:space="preserve">are all able to fit the </w:t>
      </w:r>
      <w:r w:rsidR="00EC7A2E">
        <w:t>two arcs shown in original data.</w:t>
      </w:r>
      <w:r w:rsidR="0047684E">
        <w:t xml:space="preserve"> Thus, </w:t>
      </w:r>
      <w:r w:rsidR="00A41445">
        <w:t xml:space="preserve">the </w:t>
      </w:r>
      <w:r w:rsidR="00347183">
        <w:t>resistance or each resistor can replace an entire curve in the original data to some extent, making the curve digiti</w:t>
      </w:r>
      <w:r w:rsidR="00822EA6">
        <w:t xml:space="preserve">sed in order to become </w:t>
      </w:r>
      <w:r w:rsidR="00A30727">
        <w:t>inputs in machine learning.</w:t>
      </w:r>
    </w:p>
    <w:p w14:paraId="6D2A162C" w14:textId="77777777" w:rsidR="00BB1B13" w:rsidRDefault="00BB1B13" w:rsidP="00BB1B13">
      <w:pPr>
        <w:keepNext/>
      </w:pPr>
      <w:r>
        <w:rPr>
          <w:noProof/>
        </w:rPr>
        <w:drawing>
          <wp:inline distT="0" distB="0" distL="0" distR="0" wp14:anchorId="67FDEE46" wp14:editId="7CB429C3">
            <wp:extent cx="5400040" cy="2734310"/>
            <wp:effectExtent l="0" t="0" r="0" b="8890"/>
            <wp:docPr id="21" name="图片 21" descr="桌子上的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s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0040" cy="2734310"/>
                    </a:xfrm>
                    <a:prstGeom prst="rect">
                      <a:avLst/>
                    </a:prstGeom>
                  </pic:spPr>
                </pic:pic>
              </a:graphicData>
            </a:graphic>
          </wp:inline>
        </w:drawing>
      </w:r>
    </w:p>
    <w:p w14:paraId="5A6490E8" w14:textId="38A1E857" w:rsidR="00BB1B13" w:rsidRDefault="00BB1B13" w:rsidP="00BB1B13">
      <w:pPr>
        <w:pStyle w:val="Caption"/>
        <w:jc w:val="center"/>
      </w:pPr>
      <w:bookmarkStart w:id="104" w:name="_Toc49247419"/>
      <w:r>
        <w:t xml:space="preserve">Figure </w:t>
      </w:r>
      <w:r w:rsidR="001F143A">
        <w:fldChar w:fldCharType="begin"/>
      </w:r>
      <w:r w:rsidR="001F143A">
        <w:instrText xml:space="preserve"> STYLEREF 1</w:instrText>
      </w:r>
      <w:r w:rsidR="001F143A">
        <w:instrText xml:space="preserve"> \s </w:instrText>
      </w:r>
      <w:r w:rsidR="001F143A">
        <w:fldChar w:fldCharType="separate"/>
      </w:r>
      <w:r w:rsidR="00A64045">
        <w:rPr>
          <w:noProof/>
        </w:rPr>
        <w:t>4</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1</w:t>
      </w:r>
      <w:r w:rsidR="001F143A">
        <w:rPr>
          <w:noProof/>
        </w:rPr>
        <w:fldChar w:fldCharType="end"/>
      </w:r>
      <w:r>
        <w:t xml:space="preserve"> Fitting Results after the 1st Cycle</w:t>
      </w:r>
      <w:bookmarkEnd w:id="104"/>
    </w:p>
    <w:p w14:paraId="3C73980B" w14:textId="77777777" w:rsidR="004441C4" w:rsidRDefault="004441C4" w:rsidP="004441C4">
      <w:pPr>
        <w:keepNext/>
        <w:jc w:val="center"/>
      </w:pPr>
      <w:r>
        <w:rPr>
          <w:noProof/>
        </w:rPr>
        <w:lastRenderedPageBreak/>
        <w:drawing>
          <wp:inline distT="0" distB="0" distL="0" distR="0" wp14:anchorId="66396FF4" wp14:editId="62C484AC">
            <wp:extent cx="5400040" cy="2851150"/>
            <wp:effectExtent l="0" t="0" r="0" b="6350"/>
            <wp:docPr id="22" name="图片 22" descr="桌子上的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0th.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0040" cy="2851150"/>
                    </a:xfrm>
                    <a:prstGeom prst="rect">
                      <a:avLst/>
                    </a:prstGeom>
                  </pic:spPr>
                </pic:pic>
              </a:graphicData>
            </a:graphic>
          </wp:inline>
        </w:drawing>
      </w:r>
    </w:p>
    <w:p w14:paraId="741C65C5" w14:textId="39982211" w:rsidR="00CC729B" w:rsidRDefault="004441C4" w:rsidP="004441C4">
      <w:pPr>
        <w:pStyle w:val="Caption"/>
        <w:jc w:val="center"/>
      </w:pPr>
      <w:bookmarkStart w:id="105" w:name="_Toc49247420"/>
      <w:r>
        <w:t xml:space="preserve">Figure </w:t>
      </w:r>
      <w:r w:rsidR="001F143A">
        <w:fldChar w:fldCharType="begin"/>
      </w:r>
      <w:r w:rsidR="001F143A">
        <w:instrText xml:space="preserve"> STYLEREF 1 \s </w:instrText>
      </w:r>
      <w:r w:rsidR="001F143A">
        <w:fldChar w:fldCharType="separate"/>
      </w:r>
      <w:r w:rsidR="00A64045">
        <w:rPr>
          <w:noProof/>
        </w:rPr>
        <w:t>4</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2</w:t>
      </w:r>
      <w:r w:rsidR="001F143A">
        <w:rPr>
          <w:noProof/>
        </w:rPr>
        <w:fldChar w:fldCharType="end"/>
      </w:r>
      <w:r>
        <w:t xml:space="preserve"> Fitting Results after the 30th Cycle</w:t>
      </w:r>
      <w:bookmarkEnd w:id="105"/>
    </w:p>
    <w:p w14:paraId="18AC7B0D" w14:textId="6D5C425E" w:rsidR="00B26D18" w:rsidRDefault="00E72A22" w:rsidP="00B26D18">
      <w:r>
        <w:t xml:space="preserve">All data can be found in Appendix </w:t>
      </w:r>
      <w:r w:rsidR="008331E5">
        <w:t>A.2</w:t>
      </w:r>
      <w:r>
        <w:t>.</w:t>
      </w:r>
    </w:p>
    <w:p w14:paraId="1637335F" w14:textId="77777777" w:rsidR="00DA7DCB" w:rsidRPr="00B26D18" w:rsidRDefault="00DA7DCB" w:rsidP="00B26D18"/>
    <w:p w14:paraId="6996260D" w14:textId="299BB706" w:rsidR="00DA28B2" w:rsidRDefault="0047118A" w:rsidP="00DA28B2">
      <w:pPr>
        <w:pStyle w:val="Heading2"/>
      </w:pPr>
      <w:bookmarkStart w:id="106" w:name="_Toc49247473"/>
      <w:r>
        <w:t>EIS Results</w:t>
      </w:r>
      <w:r w:rsidR="003E3BDD">
        <w:t xml:space="preserve"> and Analysis</w:t>
      </w:r>
      <w:bookmarkEnd w:id="106"/>
    </w:p>
    <w:p w14:paraId="66D3B5A5" w14:textId="74CA23B3" w:rsidR="00733423" w:rsidRDefault="00ED4BCA" w:rsidP="00A30727">
      <w:r>
        <w:t xml:space="preserve">This section contains </w:t>
      </w:r>
      <w:r w:rsidR="00223580">
        <w:t>three</w:t>
      </w:r>
      <w:r>
        <w:t xml:space="preserve"> parts.</w:t>
      </w:r>
      <w:r w:rsidR="00603A0A">
        <w:t xml:space="preserve"> </w:t>
      </w:r>
      <w:r w:rsidR="00C82E5E">
        <w:t>The first part shows how the capacity decays</w:t>
      </w:r>
      <w:r w:rsidR="00220255">
        <w:t xml:space="preserve"> during </w:t>
      </w:r>
      <w:r w:rsidR="006D15CE">
        <w:t xml:space="preserve">the </w:t>
      </w:r>
      <w:r w:rsidR="00220255">
        <w:t>30</w:t>
      </w:r>
      <w:r w:rsidR="00220255" w:rsidRPr="00220255">
        <w:rPr>
          <w:vertAlign w:val="superscript"/>
        </w:rPr>
        <w:t>th</w:t>
      </w:r>
      <w:r w:rsidR="00220255">
        <w:t xml:space="preserve"> and 50</w:t>
      </w:r>
      <w:r w:rsidR="00220255" w:rsidRPr="00220255">
        <w:rPr>
          <w:vertAlign w:val="superscript"/>
        </w:rPr>
        <w:t>th</w:t>
      </w:r>
      <w:r w:rsidR="00220255">
        <w:t xml:space="preserve"> periods.</w:t>
      </w:r>
    </w:p>
    <w:p w14:paraId="02845B77" w14:textId="09C88177" w:rsidR="00A30727" w:rsidRDefault="00592E71" w:rsidP="00A30727">
      <w:r>
        <w:t xml:space="preserve">Longitudinal comparison aims at </w:t>
      </w:r>
      <w:r w:rsidR="006C18D2">
        <w:t>comparing</w:t>
      </w:r>
      <w:r>
        <w:t xml:space="preserve"> curves generated after different cycles, which </w:t>
      </w:r>
      <w:r w:rsidR="00F921EC">
        <w:t xml:space="preserve">is directly related to the </w:t>
      </w:r>
      <w:proofErr w:type="spellStart"/>
      <w:r w:rsidR="00F921EC">
        <w:t>SoH</w:t>
      </w:r>
      <w:proofErr w:type="spellEnd"/>
      <w:r w:rsidR="00F921EC">
        <w:t>.</w:t>
      </w:r>
      <w:r w:rsidR="006C18D2">
        <w:t xml:space="preserve"> This comparison fits with the desired research of this article</w:t>
      </w:r>
      <w:r w:rsidR="00C858B5">
        <w:t xml:space="preserve">, so </w:t>
      </w:r>
      <w:r w:rsidR="006D15CE">
        <w:t xml:space="preserve">the </w:t>
      </w:r>
      <w:r w:rsidR="00C858B5">
        <w:t xml:space="preserve">quantitative analysis </w:t>
      </w:r>
      <w:r w:rsidR="00C66B2F">
        <w:t>is adopted.</w:t>
      </w:r>
    </w:p>
    <w:p w14:paraId="1712DABD" w14:textId="59B253E0" w:rsidR="00C66B2F" w:rsidRDefault="00E253D3" w:rsidP="00A30727">
      <w:r>
        <w:t>In a sense, longitudinal analysis is an additional product of the experimentation.</w:t>
      </w:r>
      <w:r w:rsidR="008E57DC">
        <w:t xml:space="preserve"> It compares the curve changes under the same cycle.</w:t>
      </w:r>
      <w:r w:rsidR="00872ADC">
        <w:t xml:space="preserve"> These changes are usually caused by temperature and </w:t>
      </w:r>
      <w:proofErr w:type="spellStart"/>
      <w:r w:rsidR="00872ADC">
        <w:t>SoC</w:t>
      </w:r>
      <w:r w:rsidR="00596CB9">
        <w:t>.</w:t>
      </w:r>
      <w:proofErr w:type="spellEnd"/>
      <w:r w:rsidR="00596CB9">
        <w:t xml:space="preserve"> </w:t>
      </w:r>
      <w:r w:rsidR="004719B6">
        <w:t>However, a</w:t>
      </w:r>
      <w:r w:rsidR="00596CB9">
        <w:t xml:space="preserve">s </w:t>
      </w:r>
      <w:r w:rsidR="00BA00B7">
        <w:t xml:space="preserve">such changes are not the focus of this thesis, </w:t>
      </w:r>
      <w:r w:rsidR="00E363E4">
        <w:t xml:space="preserve">only qualitative analysis </w:t>
      </w:r>
      <w:r w:rsidR="00A014CD">
        <w:t>was</w:t>
      </w:r>
      <w:r w:rsidR="00E363E4">
        <w:t xml:space="preserve"> done here to inspire follow-up researches.</w:t>
      </w:r>
    </w:p>
    <w:p w14:paraId="29489E5B" w14:textId="2250ACD2" w:rsidR="00223580" w:rsidRDefault="00223580" w:rsidP="00223580">
      <w:pPr>
        <w:pStyle w:val="Heading3"/>
      </w:pPr>
      <w:bookmarkStart w:id="107" w:name="_Toc49247474"/>
      <w:r>
        <w:lastRenderedPageBreak/>
        <w:t xml:space="preserve">Battery </w:t>
      </w:r>
      <w:r w:rsidR="00C82E5E">
        <w:t>A</w:t>
      </w:r>
      <w:r>
        <w:t xml:space="preserve">ging </w:t>
      </w:r>
      <w:r w:rsidR="00C82E5E">
        <w:t>S</w:t>
      </w:r>
      <w:r>
        <w:t>ituation</w:t>
      </w:r>
      <w:r w:rsidR="00401872">
        <w:t xml:space="preserve"> and </w:t>
      </w:r>
      <w:proofErr w:type="spellStart"/>
      <w:r w:rsidR="00401872">
        <w:t>SoH</w:t>
      </w:r>
      <w:proofErr w:type="spellEnd"/>
      <w:r w:rsidR="00401872">
        <w:t xml:space="preserve"> Calibration</w:t>
      </w:r>
      <w:bookmarkEnd w:id="107"/>
    </w:p>
    <w:p w14:paraId="0E60EF37" w14:textId="77777777" w:rsidR="00CA58AD" w:rsidRDefault="00CA58AD" w:rsidP="00CA58AD">
      <w:pPr>
        <w:keepNext/>
      </w:pPr>
      <w:r w:rsidRPr="00CA58AD">
        <w:rPr>
          <w:noProof/>
        </w:rPr>
        <w:drawing>
          <wp:inline distT="0" distB="0" distL="0" distR="0" wp14:anchorId="489F9854" wp14:editId="16EF3508">
            <wp:extent cx="5400040" cy="1618615"/>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618615"/>
                    </a:xfrm>
                    <a:prstGeom prst="rect">
                      <a:avLst/>
                    </a:prstGeom>
                  </pic:spPr>
                </pic:pic>
              </a:graphicData>
            </a:graphic>
          </wp:inline>
        </w:drawing>
      </w:r>
    </w:p>
    <w:p w14:paraId="20C21FB7" w14:textId="3D706A09" w:rsidR="00733423" w:rsidRDefault="00CA58AD" w:rsidP="00CA58AD">
      <w:pPr>
        <w:pStyle w:val="Caption"/>
        <w:jc w:val="center"/>
      </w:pPr>
      <w:bookmarkStart w:id="108" w:name="_Toc49247421"/>
      <w:r>
        <w:t xml:space="preserve">Figure </w:t>
      </w:r>
      <w:r w:rsidR="001F143A">
        <w:fldChar w:fldCharType="begin"/>
      </w:r>
      <w:r w:rsidR="001F143A">
        <w:instrText xml:space="preserve"> STYLEREF 1 \s </w:instrText>
      </w:r>
      <w:r w:rsidR="001F143A">
        <w:fldChar w:fldCharType="separate"/>
      </w:r>
      <w:r w:rsidR="00A64045">
        <w:rPr>
          <w:noProof/>
        </w:rPr>
        <w:t>4</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3</w:t>
      </w:r>
      <w:r w:rsidR="001F143A">
        <w:rPr>
          <w:noProof/>
        </w:rPr>
        <w:fldChar w:fldCharType="end"/>
      </w:r>
      <w:r>
        <w:t xml:space="preserve"> Capacity vs Cycle number</w:t>
      </w:r>
      <w:bookmarkEnd w:id="108"/>
    </w:p>
    <w:p w14:paraId="2003E5C3" w14:textId="6C1B7A62" w:rsidR="00F87197" w:rsidRDefault="000665C1" w:rsidP="00F87197">
      <w:r>
        <w:t xml:space="preserve">Due to some preliminary verification work, the 30 cycles of the battery are not performed all </w:t>
      </w:r>
      <w:r w:rsidR="00F3162F">
        <w:t xml:space="preserve">at once. </w:t>
      </w:r>
      <w:r w:rsidR="00EB2639">
        <w:t>Figure 3-4 captures the changes in battery capacity from the 10</w:t>
      </w:r>
      <w:r w:rsidR="00EB2639" w:rsidRPr="00EB2639">
        <w:rPr>
          <w:vertAlign w:val="superscript"/>
        </w:rPr>
        <w:t>th</w:t>
      </w:r>
      <w:r w:rsidR="00EB2639">
        <w:t xml:space="preserve"> to the 25</w:t>
      </w:r>
      <w:r w:rsidR="00EB2639" w:rsidRPr="00EB2639">
        <w:rPr>
          <w:vertAlign w:val="superscript"/>
        </w:rPr>
        <w:t>th</w:t>
      </w:r>
      <w:r w:rsidR="00EB2639">
        <w:t xml:space="preserve"> cycle. </w:t>
      </w:r>
      <w:r w:rsidR="00F03ACB">
        <w:t>It is not difficult to see from the figure that the capacity of the battery drops in stages during the cycle.</w:t>
      </w:r>
      <w:r w:rsidR="00B425A9">
        <w:t xml:space="preserve"> Usually</w:t>
      </w:r>
      <w:r w:rsidR="006D15CE">
        <w:t>,</w:t>
      </w:r>
      <w:r w:rsidR="00B425A9">
        <w:t xml:space="preserve"> after 3 to 4 cycles, the capacity drops significantly</w:t>
      </w:r>
      <w:r w:rsidR="00565EE7">
        <w:t>, and during the drop, there will be a big gap between the charged power and the released energy.</w:t>
      </w:r>
      <w:r w:rsidR="000E03CC">
        <w:t xml:space="preserve"> Considering that the capacity remains 2080mah after 30cycles, the </w:t>
      </w:r>
      <w:proofErr w:type="spellStart"/>
      <w:r w:rsidR="000E03CC">
        <w:t>SoH</w:t>
      </w:r>
      <w:proofErr w:type="spellEnd"/>
      <w:r w:rsidR="000E03CC">
        <w:t xml:space="preserve"> value can be calculated </w:t>
      </w:r>
      <w:r w:rsidR="00EB3BBA">
        <w:t>to be</w:t>
      </w:r>
      <w:r w:rsidR="00B7582F">
        <w:t xml:space="preserve"> 95%</w:t>
      </w:r>
      <w:r w:rsidR="00EB3BBA">
        <w:t xml:space="preserve"> through the nominal capacity of 220</w:t>
      </w:r>
      <w:r w:rsidR="00B7582F">
        <w:t>0mah.</w:t>
      </w:r>
      <w:r w:rsidR="007F6339">
        <w:t xml:space="preserve"> Similarly, after 50 cycles, the capacity is still 2000mah</w:t>
      </w:r>
      <w:r w:rsidR="00FD70C3">
        <w:t xml:space="preserve">. Therefore, </w:t>
      </w:r>
      <w:r w:rsidR="007F6339">
        <w:t xml:space="preserve">the </w:t>
      </w:r>
      <w:proofErr w:type="spellStart"/>
      <w:r w:rsidR="007F6339">
        <w:t>SoH</w:t>
      </w:r>
      <w:proofErr w:type="spellEnd"/>
      <w:r w:rsidR="007F6339">
        <w:t xml:space="preserve"> calculation result is </w:t>
      </w:r>
      <w:r w:rsidR="00C325E0">
        <w:t>91%.</w:t>
      </w:r>
    </w:p>
    <w:p w14:paraId="17A75477" w14:textId="5111713E" w:rsidR="003B4DAE" w:rsidRDefault="003B4DAE" w:rsidP="00F87197">
      <w:r>
        <w:t xml:space="preserve">So far, the number of cycles can correspond to the value of </w:t>
      </w:r>
      <w:proofErr w:type="spellStart"/>
      <w:r>
        <w:t>SoH</w:t>
      </w:r>
      <w:proofErr w:type="spellEnd"/>
      <w:r>
        <w:t>:</w:t>
      </w:r>
    </w:p>
    <w:tbl>
      <w:tblPr>
        <w:tblStyle w:val="TableGrid"/>
        <w:tblW w:w="0" w:type="auto"/>
        <w:tblLook w:val="04A0" w:firstRow="1" w:lastRow="0" w:firstColumn="1" w:lastColumn="0" w:noHBand="0" w:noVBand="1"/>
      </w:tblPr>
      <w:tblGrid>
        <w:gridCol w:w="4247"/>
        <w:gridCol w:w="4247"/>
      </w:tblGrid>
      <w:tr w:rsidR="003B4DAE" w14:paraId="1775B38F" w14:textId="77777777" w:rsidTr="003B4DAE">
        <w:tc>
          <w:tcPr>
            <w:tcW w:w="4247" w:type="dxa"/>
          </w:tcPr>
          <w:p w14:paraId="2F9AD376" w14:textId="6F1A850B" w:rsidR="003B4DAE" w:rsidRDefault="003B4DAE" w:rsidP="00C54677">
            <w:pPr>
              <w:jc w:val="center"/>
            </w:pPr>
            <w:r>
              <w:t>Number of Cycles</w:t>
            </w:r>
          </w:p>
        </w:tc>
        <w:tc>
          <w:tcPr>
            <w:tcW w:w="4247" w:type="dxa"/>
          </w:tcPr>
          <w:p w14:paraId="61AF26F0" w14:textId="23E90EE8" w:rsidR="003B4DAE" w:rsidRDefault="003B4DAE" w:rsidP="00C54677">
            <w:pPr>
              <w:jc w:val="center"/>
            </w:pPr>
            <w:proofErr w:type="spellStart"/>
            <w:r>
              <w:t>SoH</w:t>
            </w:r>
            <w:proofErr w:type="spellEnd"/>
          </w:p>
        </w:tc>
      </w:tr>
      <w:tr w:rsidR="003B4DAE" w14:paraId="1E29A64C" w14:textId="77777777" w:rsidTr="003B4DAE">
        <w:tc>
          <w:tcPr>
            <w:tcW w:w="4247" w:type="dxa"/>
          </w:tcPr>
          <w:p w14:paraId="19763DC8" w14:textId="3EEDAC2E" w:rsidR="003B4DAE" w:rsidRDefault="003B4DAE" w:rsidP="00C54677">
            <w:pPr>
              <w:jc w:val="center"/>
            </w:pPr>
            <w:r>
              <w:t>1</w:t>
            </w:r>
          </w:p>
        </w:tc>
        <w:tc>
          <w:tcPr>
            <w:tcW w:w="4247" w:type="dxa"/>
          </w:tcPr>
          <w:p w14:paraId="682CEA69" w14:textId="60A3A7E4" w:rsidR="003B4DAE" w:rsidRDefault="003B4DAE" w:rsidP="00C54677">
            <w:pPr>
              <w:jc w:val="center"/>
            </w:pPr>
            <w:r>
              <w:t>100%</w:t>
            </w:r>
          </w:p>
        </w:tc>
      </w:tr>
      <w:tr w:rsidR="003B4DAE" w14:paraId="765DEA3F" w14:textId="77777777" w:rsidTr="003B4DAE">
        <w:tc>
          <w:tcPr>
            <w:tcW w:w="4247" w:type="dxa"/>
          </w:tcPr>
          <w:p w14:paraId="3EDD7785" w14:textId="2A2CCA73" w:rsidR="003B4DAE" w:rsidRDefault="007E5EBC" w:rsidP="00C54677">
            <w:pPr>
              <w:jc w:val="center"/>
            </w:pPr>
            <w:r>
              <w:t>30</w:t>
            </w:r>
          </w:p>
        </w:tc>
        <w:tc>
          <w:tcPr>
            <w:tcW w:w="4247" w:type="dxa"/>
          </w:tcPr>
          <w:p w14:paraId="513EEED9" w14:textId="1DC85BB6" w:rsidR="003B4DAE" w:rsidRDefault="007E5EBC" w:rsidP="00C54677">
            <w:pPr>
              <w:jc w:val="center"/>
            </w:pPr>
            <w:r>
              <w:t>95%</w:t>
            </w:r>
          </w:p>
        </w:tc>
      </w:tr>
      <w:tr w:rsidR="003B4DAE" w14:paraId="03CCBD1A" w14:textId="77777777" w:rsidTr="003B4DAE">
        <w:tc>
          <w:tcPr>
            <w:tcW w:w="4247" w:type="dxa"/>
          </w:tcPr>
          <w:p w14:paraId="0BF076EA" w14:textId="1C95E471" w:rsidR="003B4DAE" w:rsidRDefault="007E5EBC" w:rsidP="00C54677">
            <w:pPr>
              <w:jc w:val="center"/>
            </w:pPr>
            <w:r>
              <w:t>50</w:t>
            </w:r>
          </w:p>
        </w:tc>
        <w:tc>
          <w:tcPr>
            <w:tcW w:w="4247" w:type="dxa"/>
          </w:tcPr>
          <w:p w14:paraId="230EA495" w14:textId="61EC8FF8" w:rsidR="003B4DAE" w:rsidRDefault="007E5EBC" w:rsidP="00C54677">
            <w:pPr>
              <w:keepNext/>
              <w:jc w:val="center"/>
            </w:pPr>
            <w:r>
              <w:t>91%</w:t>
            </w:r>
          </w:p>
        </w:tc>
      </w:tr>
    </w:tbl>
    <w:p w14:paraId="25324479" w14:textId="0DA800E4" w:rsidR="003B4DAE" w:rsidRDefault="007E5EBC" w:rsidP="007E5EBC">
      <w:pPr>
        <w:pStyle w:val="Caption"/>
        <w:jc w:val="center"/>
      </w:pPr>
      <w:bookmarkStart w:id="109" w:name="_Toc49244319"/>
      <w:r>
        <w:t xml:space="preserve">Table </w:t>
      </w:r>
      <w:r w:rsidR="001F143A">
        <w:fldChar w:fldCharType="begin"/>
      </w:r>
      <w:r w:rsidR="001F143A">
        <w:instrText xml:space="preserve"> STYLEREF 1 \s </w:instrText>
      </w:r>
      <w:r w:rsidR="001F143A">
        <w:fldChar w:fldCharType="separate"/>
      </w:r>
      <w:r w:rsidR="00D5354B">
        <w:rPr>
          <w:noProof/>
        </w:rPr>
        <w:t>4</w:t>
      </w:r>
      <w:r w:rsidR="001F143A">
        <w:rPr>
          <w:noProof/>
        </w:rPr>
        <w:fldChar w:fldCharType="end"/>
      </w:r>
      <w:r w:rsidR="00D5354B">
        <w:noBreakHyphen/>
      </w:r>
      <w:r w:rsidR="001F143A">
        <w:fldChar w:fldCharType="begin"/>
      </w:r>
      <w:r w:rsidR="001F143A">
        <w:instrText xml:space="preserve"> SEQ Table \* ARABIC \s 1 </w:instrText>
      </w:r>
      <w:r w:rsidR="001F143A">
        <w:fldChar w:fldCharType="separate"/>
      </w:r>
      <w:r w:rsidR="00D5354B">
        <w:rPr>
          <w:noProof/>
        </w:rPr>
        <w:t>1</w:t>
      </w:r>
      <w:r w:rsidR="001F143A">
        <w:rPr>
          <w:noProof/>
        </w:rPr>
        <w:fldChar w:fldCharType="end"/>
      </w:r>
      <w:r>
        <w:t xml:space="preserve"> </w:t>
      </w:r>
      <w:r w:rsidRPr="00936F5B">
        <w:t xml:space="preserve">Correspondence </w:t>
      </w:r>
      <w:r>
        <w:t>T</w:t>
      </w:r>
      <w:r w:rsidRPr="00936F5B">
        <w:t xml:space="preserve">able of </w:t>
      </w:r>
      <w:r>
        <w:t>C</w:t>
      </w:r>
      <w:r w:rsidRPr="00936F5B">
        <w:t xml:space="preserve">ycle </w:t>
      </w:r>
      <w:r>
        <w:t>T</w:t>
      </w:r>
      <w:r w:rsidRPr="00936F5B">
        <w:t xml:space="preserve">imes and </w:t>
      </w:r>
      <w:proofErr w:type="spellStart"/>
      <w:r w:rsidRPr="00936F5B">
        <w:t>SoH</w:t>
      </w:r>
      <w:bookmarkEnd w:id="109"/>
      <w:proofErr w:type="spellEnd"/>
    </w:p>
    <w:p w14:paraId="04AED215" w14:textId="07C2128A" w:rsidR="007E5EBC" w:rsidRPr="007E5EBC" w:rsidRDefault="00AA1A83" w:rsidP="007E5EBC">
      <w:r>
        <w:t xml:space="preserve">In this way, as long as the number of cycles is predicted and obtained by machine learning, the corresponding </w:t>
      </w:r>
      <w:proofErr w:type="spellStart"/>
      <w:r>
        <w:t>SoH</w:t>
      </w:r>
      <w:proofErr w:type="spellEnd"/>
      <w:r>
        <w:t xml:space="preserve"> value can be </w:t>
      </w:r>
      <w:r w:rsidR="00B007DC">
        <w:t>returned.</w:t>
      </w:r>
    </w:p>
    <w:p w14:paraId="40E1983F" w14:textId="3CD246A6" w:rsidR="00E974BA" w:rsidRDefault="007A4E4C" w:rsidP="007A4E4C">
      <w:pPr>
        <w:pStyle w:val="Heading3"/>
      </w:pPr>
      <w:bookmarkStart w:id="110" w:name="_Toc49247475"/>
      <w:r>
        <w:lastRenderedPageBreak/>
        <w:t xml:space="preserve">Longitudinal </w:t>
      </w:r>
      <w:r w:rsidR="00E81413">
        <w:t>C</w:t>
      </w:r>
      <w:r>
        <w:t>omparison (</w:t>
      </w:r>
      <w:r w:rsidR="0021443C">
        <w:t>Q</w:t>
      </w:r>
      <w:r>
        <w:t>uantitative)</w:t>
      </w:r>
      <w:bookmarkEnd w:id="110"/>
    </w:p>
    <w:p w14:paraId="405BC796" w14:textId="7656236B" w:rsidR="00B007DC" w:rsidRDefault="006F6225" w:rsidP="00B04347">
      <w:pPr>
        <w:pStyle w:val="Heading4"/>
      </w:pPr>
      <w:r>
        <w:t>Brand New Battery VS. Used Battery</w:t>
      </w:r>
    </w:p>
    <w:p w14:paraId="6199B834" w14:textId="0C82BBE9" w:rsidR="006F6225" w:rsidRDefault="00A40C28" w:rsidP="006F6225">
      <w:r>
        <w:t xml:space="preserve">Since </w:t>
      </w:r>
      <w:r w:rsidR="003A3EF3">
        <w:t xml:space="preserve">many </w:t>
      </w:r>
      <w:r w:rsidR="00E367E3">
        <w:t>brand-new</w:t>
      </w:r>
      <w:r w:rsidR="003A3EF3">
        <w:t xml:space="preserve"> batteries have not been fully activated, the energy that can be released in the first few times is usually less than the energy that can be re</w:t>
      </w:r>
      <w:r w:rsidR="00C43EA5">
        <w:t>leased after a few cycles.</w:t>
      </w:r>
      <w:r w:rsidR="00E367E3">
        <w:t xml:space="preserve"> </w:t>
      </w:r>
      <w:r w:rsidR="00A015B9">
        <w:t>The battery used in the experiment is no exception.</w:t>
      </w:r>
      <w:r w:rsidR="00B308E0">
        <w:t xml:space="preserve"> If simply look at the total resistance of the entire battery</w:t>
      </w:r>
      <w:r w:rsidR="00A015B9">
        <w:t xml:space="preserve">, </w:t>
      </w:r>
      <w:r w:rsidR="00A5246E">
        <w:t>they are often higher than</w:t>
      </w:r>
      <w:r w:rsidR="00172BB0">
        <w:t xml:space="preserve"> the resistance of some used batteries, resulting in wrong </w:t>
      </w:r>
      <w:proofErr w:type="spellStart"/>
      <w:r w:rsidR="00172BB0">
        <w:t>SoH</w:t>
      </w:r>
      <w:proofErr w:type="spellEnd"/>
      <w:r w:rsidR="00172BB0">
        <w:t xml:space="preserve"> estimation.</w:t>
      </w:r>
    </w:p>
    <w:p w14:paraId="4C636FE8" w14:textId="2A8F360C" w:rsidR="00A92585" w:rsidRDefault="00C5556A" w:rsidP="00A92585">
      <w:r>
        <w:t xml:space="preserve">However, from </w:t>
      </w:r>
      <w:r w:rsidR="006D15CE">
        <w:t xml:space="preserve">the </w:t>
      </w:r>
      <w:r>
        <w:t xml:space="preserve">EIS point of view, </w:t>
      </w:r>
      <w:r w:rsidR="00375879">
        <w:t xml:space="preserve">the </w:t>
      </w:r>
      <w:r w:rsidR="005116D1">
        <w:t xml:space="preserve">difference between </w:t>
      </w:r>
      <w:r w:rsidR="00787AE9">
        <w:t>these two situations</w:t>
      </w:r>
      <w:r w:rsidR="005116D1">
        <w:t xml:space="preserve"> is obvious.</w:t>
      </w:r>
      <w:r w:rsidR="00F34770">
        <w:t xml:space="preserve"> Figure 4-4 shows </w:t>
      </w:r>
      <w:r w:rsidR="00244498">
        <w:t>the Nyquist diagram of the 1</w:t>
      </w:r>
      <w:r w:rsidR="00244498" w:rsidRPr="00244498">
        <w:rPr>
          <w:vertAlign w:val="superscript"/>
        </w:rPr>
        <w:t>st</w:t>
      </w:r>
      <w:r w:rsidR="00244498">
        <w:t xml:space="preserve"> cycle and the 30</w:t>
      </w:r>
      <w:r w:rsidR="00244498" w:rsidRPr="00244498">
        <w:rPr>
          <w:vertAlign w:val="superscript"/>
        </w:rPr>
        <w:t>th</w:t>
      </w:r>
      <w:r w:rsidR="00244498">
        <w:t xml:space="preserve"> cycle. </w:t>
      </w:r>
      <w:r w:rsidR="006D15CE">
        <w:t>In c</w:t>
      </w:r>
      <w:r w:rsidR="00AF58E1">
        <w:t xml:space="preserve">ontrast with the meaning of each part explained in Figure 2-4, </w:t>
      </w:r>
      <w:r w:rsidR="00B60703">
        <w:t>the chang</w:t>
      </w:r>
      <w:r w:rsidR="006D15CE">
        <w:t>ing</w:t>
      </w:r>
      <w:r w:rsidR="00B60703">
        <w:t xml:space="preserve"> trend of th</w:t>
      </w:r>
      <w:r w:rsidR="00A92585">
        <w:t xml:space="preserve">ree kinds of resistance can be visualised, as shown in Figure </w:t>
      </w:r>
      <w:r w:rsidR="00787AE9">
        <w:t>4-5.</w:t>
      </w:r>
    </w:p>
    <w:p w14:paraId="6883B80B" w14:textId="18C15841" w:rsidR="00F34770" w:rsidRDefault="00F34770" w:rsidP="00F34770">
      <w:pPr>
        <w:keepNext/>
        <w:jc w:val="center"/>
      </w:pPr>
      <w:r>
        <w:rPr>
          <w:noProof/>
        </w:rPr>
        <w:drawing>
          <wp:inline distT="0" distB="0" distL="0" distR="0" wp14:anchorId="0410DF18" wp14:editId="3BB9B0AB">
            <wp:extent cx="4361290" cy="1895267"/>
            <wp:effectExtent l="0" t="0" r="1270" b="0"/>
            <wp:docPr id="29" name="图片 29"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st vs 30th nyquist.png"/>
                    <pic:cNvPicPr/>
                  </pic:nvPicPr>
                  <pic:blipFill rotWithShape="1">
                    <a:blip r:embed="rId53">
                      <a:extLst>
                        <a:ext uri="{28A0092B-C50C-407E-A947-70E740481C1C}">
                          <a14:useLocalDpi xmlns:a14="http://schemas.microsoft.com/office/drawing/2010/main" val="0"/>
                        </a:ext>
                      </a:extLst>
                    </a:blip>
                    <a:srcRect l="733" t="23145" r="7964" b="7299"/>
                    <a:stretch/>
                  </pic:blipFill>
                  <pic:spPr bwMode="auto">
                    <a:xfrm>
                      <a:off x="0" y="0"/>
                      <a:ext cx="4391272" cy="1908296"/>
                    </a:xfrm>
                    <a:prstGeom prst="rect">
                      <a:avLst/>
                    </a:prstGeom>
                    <a:ln>
                      <a:noFill/>
                    </a:ln>
                    <a:extLst>
                      <a:ext uri="{53640926-AAD7-44D8-BBD7-CCE9431645EC}">
                        <a14:shadowObscured xmlns:a14="http://schemas.microsoft.com/office/drawing/2010/main"/>
                      </a:ext>
                    </a:extLst>
                  </pic:spPr>
                </pic:pic>
              </a:graphicData>
            </a:graphic>
          </wp:inline>
        </w:drawing>
      </w:r>
    </w:p>
    <w:p w14:paraId="6DA6BE05" w14:textId="0327B3E5" w:rsidR="00F34770" w:rsidRDefault="00F34770" w:rsidP="00F34770">
      <w:pPr>
        <w:pStyle w:val="Caption"/>
        <w:jc w:val="center"/>
      </w:pPr>
      <w:bookmarkStart w:id="111" w:name="_Toc49247422"/>
      <w:r>
        <w:t xml:space="preserve">Figure </w:t>
      </w:r>
      <w:r w:rsidR="001F143A">
        <w:fldChar w:fldCharType="begin"/>
      </w:r>
      <w:r w:rsidR="001F143A">
        <w:instrText xml:space="preserve"> STYLEREF 1 \s </w:instrText>
      </w:r>
      <w:r w:rsidR="001F143A">
        <w:fldChar w:fldCharType="separate"/>
      </w:r>
      <w:r w:rsidR="00A64045">
        <w:rPr>
          <w:noProof/>
        </w:rPr>
        <w:t>4</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4</w:t>
      </w:r>
      <w:r w:rsidR="001F143A">
        <w:rPr>
          <w:noProof/>
        </w:rPr>
        <w:fldChar w:fldCharType="end"/>
      </w:r>
      <w:r>
        <w:t xml:space="preserve"> Nyquist Diagram of the 1st Cycle and the 30th Cycle</w:t>
      </w:r>
      <w:bookmarkEnd w:id="111"/>
    </w:p>
    <w:p w14:paraId="4EF9B08C" w14:textId="16566585" w:rsidR="005B1833" w:rsidRDefault="00972EB9" w:rsidP="00972EB9">
      <w:pPr>
        <w:keepNext/>
        <w:jc w:val="center"/>
      </w:pPr>
      <w:r>
        <w:rPr>
          <w:noProof/>
        </w:rPr>
        <w:lastRenderedPageBreak/>
        <w:drawing>
          <wp:inline distT="0" distB="0" distL="0" distR="0" wp14:anchorId="04BF6B92" wp14:editId="14F0169D">
            <wp:extent cx="4008008" cy="240924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36692" cy="2426488"/>
                    </a:xfrm>
                    <a:prstGeom prst="rect">
                      <a:avLst/>
                    </a:prstGeom>
                    <a:noFill/>
                  </pic:spPr>
                </pic:pic>
              </a:graphicData>
            </a:graphic>
          </wp:inline>
        </w:drawing>
      </w:r>
    </w:p>
    <w:p w14:paraId="03B83E8F" w14:textId="526B8222" w:rsidR="005B1833" w:rsidRDefault="005B1833" w:rsidP="005B1833">
      <w:pPr>
        <w:pStyle w:val="Caption"/>
        <w:jc w:val="center"/>
        <w:rPr>
          <w:lang w:eastAsia="zh-CN"/>
        </w:rPr>
      </w:pPr>
      <w:bookmarkStart w:id="112" w:name="_Toc49247423"/>
      <w:r>
        <w:t xml:space="preserve">Figure </w:t>
      </w:r>
      <w:r w:rsidR="001F143A">
        <w:fldChar w:fldCharType="begin"/>
      </w:r>
      <w:r w:rsidR="001F143A">
        <w:instrText xml:space="preserve"> STYLEREF 1 \s </w:instrText>
      </w:r>
      <w:r w:rsidR="001F143A">
        <w:fldChar w:fldCharType="separate"/>
      </w:r>
      <w:r w:rsidR="00A64045">
        <w:rPr>
          <w:noProof/>
        </w:rPr>
        <w:t>4</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5</w:t>
      </w:r>
      <w:r w:rsidR="001F143A">
        <w:rPr>
          <w:noProof/>
        </w:rPr>
        <w:fldChar w:fldCharType="end"/>
      </w:r>
      <w:r>
        <w:t xml:space="preserve"> Changes of </w:t>
      </w:r>
      <w:r w:rsidR="00611B31">
        <w:t>E</w:t>
      </w:r>
      <w:r>
        <w:t xml:space="preserve">ach </w:t>
      </w:r>
      <w:r w:rsidR="00611B31">
        <w:t>R</w:t>
      </w:r>
      <w:r>
        <w:t>esistor</w:t>
      </w:r>
      <w:r w:rsidR="007F4189">
        <w:t xml:space="preserve"> (1</w:t>
      </w:r>
      <w:r w:rsidR="007F4189" w:rsidRPr="007F4189">
        <w:rPr>
          <w:vertAlign w:val="superscript"/>
        </w:rPr>
        <w:t>st</w:t>
      </w:r>
      <w:r w:rsidR="007F4189">
        <w:t xml:space="preserve"> vs 30</w:t>
      </w:r>
      <w:r w:rsidR="007F4189" w:rsidRPr="007F4189">
        <w:rPr>
          <w:vertAlign w:val="superscript"/>
        </w:rPr>
        <w:t>th</w:t>
      </w:r>
      <w:r w:rsidR="007F4189">
        <w:t>)</w:t>
      </w:r>
      <w:bookmarkEnd w:id="112"/>
    </w:p>
    <w:p w14:paraId="4C01EE22" w14:textId="77777777" w:rsidR="00C0774D" w:rsidRDefault="00186805" w:rsidP="00972EB9">
      <w:r>
        <w:t>It can be seen from Figure 4-5 that in the process of cycling, in addition to the increase in charge transfer resistance (</w:t>
      </w:r>
      <m:oMath>
        <m:sSub>
          <m:sSubPr>
            <m:ctrlPr>
              <w:rPr>
                <w:rFonts w:ascii="Cambria Math" w:hAnsi="Cambria Math"/>
                <w:i/>
              </w:rPr>
            </m:ctrlPr>
          </m:sSubPr>
          <m:e>
            <m:r>
              <w:rPr>
                <w:rFonts w:ascii="Cambria Math" w:hAnsi="Cambria Math"/>
              </w:rPr>
              <m:t>R</m:t>
            </m:r>
          </m:e>
          <m:sub>
            <m:r>
              <w:rPr>
                <w:rFonts w:ascii="Cambria Math" w:hAnsi="Cambria Math"/>
              </w:rPr>
              <m:t>ct</m:t>
            </m:r>
          </m:sub>
        </m:sSub>
      </m:oMath>
      <w:r w:rsidR="009D7B67">
        <w:t>), the ohmic resistance</w:t>
      </w:r>
      <w:r w:rsidR="001F58C6">
        <w:t xml:space="preserve">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1F58C6">
        <w:t>)</w:t>
      </w:r>
      <w:r w:rsidR="009D7B67">
        <w:t xml:space="preserve"> decreases with the activation of the battery.</w:t>
      </w:r>
      <w:r w:rsidR="001F58C6">
        <w:t xml:space="preserve"> Once the battery is activated, the ohmic resistance</w:t>
      </w:r>
      <w:r w:rsidR="00AE631D">
        <w:t xml:space="preserve"> will not change for a long time.</w:t>
      </w:r>
      <w:r w:rsidR="009C5197">
        <w:t xml:space="preserve"> </w:t>
      </w:r>
    </w:p>
    <w:p w14:paraId="712C3C33" w14:textId="6CE25378" w:rsidR="00972EB9" w:rsidRDefault="009C5197" w:rsidP="00972EB9">
      <w:r>
        <w:t>From the first cycle to the 30</w:t>
      </w:r>
      <w:r w:rsidRPr="009C5197">
        <w:rPr>
          <w:vertAlign w:val="superscript"/>
        </w:rPr>
        <w:t>th</w:t>
      </w:r>
      <w:r>
        <w:t xml:space="preserve"> cycle, although the sum of the resistance values of the three resistors </w:t>
      </w:r>
      <w:r w:rsidR="00A22A3E">
        <w:t>may</w:t>
      </w:r>
      <w:r>
        <w:t xml:space="preserve"> first decrease and then go up, the chang</w:t>
      </w:r>
      <w:r w:rsidR="006D15CE">
        <w:t>ing</w:t>
      </w:r>
      <w:r>
        <w:t xml:space="preserve"> trend of </w:t>
      </w:r>
      <w:r w:rsidR="006D15CE">
        <w:t xml:space="preserve">the </w:t>
      </w:r>
      <w:r>
        <w:t>single resistance value is certain.</w:t>
      </w:r>
      <w:r w:rsidR="00296138">
        <w:t xml:space="preserve"> This provides a theoretical basis for machine learning to determine whether it is a new battery or a used one.</w:t>
      </w:r>
    </w:p>
    <w:p w14:paraId="71825525" w14:textId="4D484A18" w:rsidR="0002555F" w:rsidRDefault="008504F4" w:rsidP="0002555F">
      <w:pPr>
        <w:pStyle w:val="Heading4"/>
      </w:pPr>
      <w:r>
        <w:t>Battery After 30 Cycles VS. Battery After 50 Cycles</w:t>
      </w:r>
    </w:p>
    <w:p w14:paraId="5AF0E8DE" w14:textId="41A916A8" w:rsidR="002E08C5" w:rsidRDefault="00280429" w:rsidP="00280429">
      <w:r>
        <w:t>Figure 4-</w:t>
      </w:r>
      <w:r w:rsidR="001F62E6">
        <w:t>6 shows the Nyquist diagram of the 30</w:t>
      </w:r>
      <w:r w:rsidR="001F62E6" w:rsidRPr="001F62E6">
        <w:rPr>
          <w:vertAlign w:val="superscript"/>
        </w:rPr>
        <w:t>th</w:t>
      </w:r>
      <w:r w:rsidR="001F62E6">
        <w:t xml:space="preserve"> cycle and the 50</w:t>
      </w:r>
      <w:r w:rsidR="001F62E6" w:rsidRPr="001F62E6">
        <w:rPr>
          <w:vertAlign w:val="superscript"/>
        </w:rPr>
        <w:t>th</w:t>
      </w:r>
      <w:r w:rsidR="001F62E6">
        <w:t xml:space="preserve"> cycle. </w:t>
      </w:r>
      <w:r w:rsidR="002F74AF">
        <w:t xml:space="preserve">After separating </w:t>
      </w:r>
      <w:r w:rsidR="006D44F7">
        <w:t xml:space="preserve">each resistor, </w:t>
      </w:r>
      <w:r w:rsidR="002E08C5">
        <w:t>their change trends are shown in Figure 4-7.</w:t>
      </w:r>
    </w:p>
    <w:p w14:paraId="38FF2DEA" w14:textId="77777777" w:rsidR="002E08C5" w:rsidRDefault="002E08C5" w:rsidP="002E08C5">
      <w:pPr>
        <w:keepNext/>
        <w:jc w:val="center"/>
      </w:pPr>
      <w:r>
        <w:rPr>
          <w:noProof/>
        </w:rPr>
        <w:drawing>
          <wp:inline distT="0" distB="0" distL="0" distR="0" wp14:anchorId="454F2E9D" wp14:editId="17E477C0">
            <wp:extent cx="4588385" cy="1621025"/>
            <wp:effectExtent l="0" t="0" r="3175" b="0"/>
            <wp:docPr id="38" name="图片 38"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0th vs 50th nyquist.png"/>
                    <pic:cNvPicPr/>
                  </pic:nvPicPr>
                  <pic:blipFill rotWithShape="1">
                    <a:blip r:embed="rId55" cstate="print">
                      <a:extLst>
                        <a:ext uri="{28A0092B-C50C-407E-A947-70E740481C1C}">
                          <a14:useLocalDpi xmlns:a14="http://schemas.microsoft.com/office/drawing/2010/main" val="0"/>
                        </a:ext>
                      </a:extLst>
                    </a:blip>
                    <a:srcRect l="5918" t="28956" r="9098" b="20092"/>
                    <a:stretch/>
                  </pic:blipFill>
                  <pic:spPr bwMode="auto">
                    <a:xfrm>
                      <a:off x="0" y="0"/>
                      <a:ext cx="4589144" cy="1621293"/>
                    </a:xfrm>
                    <a:prstGeom prst="rect">
                      <a:avLst/>
                    </a:prstGeom>
                    <a:ln>
                      <a:noFill/>
                    </a:ln>
                    <a:extLst>
                      <a:ext uri="{53640926-AAD7-44D8-BBD7-CCE9431645EC}">
                        <a14:shadowObscured xmlns:a14="http://schemas.microsoft.com/office/drawing/2010/main"/>
                      </a:ext>
                    </a:extLst>
                  </pic:spPr>
                </pic:pic>
              </a:graphicData>
            </a:graphic>
          </wp:inline>
        </w:drawing>
      </w:r>
    </w:p>
    <w:p w14:paraId="1A9B7717" w14:textId="6CFE5836" w:rsidR="002E08C5" w:rsidRDefault="002E08C5" w:rsidP="002E08C5">
      <w:pPr>
        <w:pStyle w:val="Caption"/>
        <w:jc w:val="center"/>
      </w:pPr>
      <w:bookmarkStart w:id="113" w:name="_Toc49247424"/>
      <w:r>
        <w:t xml:space="preserve">Figure </w:t>
      </w:r>
      <w:r w:rsidR="001F143A">
        <w:fldChar w:fldCharType="begin"/>
      </w:r>
      <w:r w:rsidR="001F143A">
        <w:instrText xml:space="preserve"> STYLEREF 1 \s </w:instrText>
      </w:r>
      <w:r w:rsidR="001F143A">
        <w:fldChar w:fldCharType="separate"/>
      </w:r>
      <w:r w:rsidR="00A64045">
        <w:rPr>
          <w:noProof/>
        </w:rPr>
        <w:t>4</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6</w:t>
      </w:r>
      <w:r w:rsidR="001F143A">
        <w:rPr>
          <w:noProof/>
        </w:rPr>
        <w:fldChar w:fldCharType="end"/>
      </w:r>
      <w:r>
        <w:t xml:space="preserve"> Nyquist Diagram of the 30th Cycle and the 50th Cycle</w:t>
      </w:r>
      <w:bookmarkEnd w:id="113"/>
    </w:p>
    <w:p w14:paraId="3D6CE65B" w14:textId="77777777" w:rsidR="00C154A2" w:rsidRDefault="002E08C5" w:rsidP="00C154A2">
      <w:pPr>
        <w:keepNext/>
        <w:jc w:val="center"/>
      </w:pPr>
      <w:r>
        <w:rPr>
          <w:noProof/>
        </w:rPr>
        <w:lastRenderedPageBreak/>
        <w:drawing>
          <wp:inline distT="0" distB="0" distL="0" distR="0" wp14:anchorId="7C5E5A77" wp14:editId="7A2E5B52">
            <wp:extent cx="3875153" cy="2329386"/>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78637" cy="2331480"/>
                    </a:xfrm>
                    <a:prstGeom prst="rect">
                      <a:avLst/>
                    </a:prstGeom>
                    <a:noFill/>
                  </pic:spPr>
                </pic:pic>
              </a:graphicData>
            </a:graphic>
          </wp:inline>
        </w:drawing>
      </w:r>
    </w:p>
    <w:p w14:paraId="7711BC56" w14:textId="6DABD9FE" w:rsidR="002E08C5" w:rsidRDefault="00C154A2" w:rsidP="00C154A2">
      <w:pPr>
        <w:pStyle w:val="Caption"/>
        <w:jc w:val="center"/>
      </w:pPr>
      <w:bookmarkStart w:id="114" w:name="_Toc49247425"/>
      <w:r>
        <w:t xml:space="preserve">Figure </w:t>
      </w:r>
      <w:r w:rsidR="001F143A">
        <w:fldChar w:fldCharType="begin"/>
      </w:r>
      <w:r w:rsidR="001F143A">
        <w:instrText xml:space="preserve"> STYLEREF 1 \s </w:instrText>
      </w:r>
      <w:r w:rsidR="001F143A">
        <w:fldChar w:fldCharType="separate"/>
      </w:r>
      <w:r w:rsidR="00A64045">
        <w:rPr>
          <w:noProof/>
        </w:rPr>
        <w:t>4</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7</w:t>
      </w:r>
      <w:r w:rsidR="001F143A">
        <w:rPr>
          <w:noProof/>
        </w:rPr>
        <w:fldChar w:fldCharType="end"/>
      </w:r>
      <w:r>
        <w:t xml:space="preserve"> </w:t>
      </w:r>
      <w:r w:rsidRPr="006A759F">
        <w:t>Changes of Each Resistor (</w:t>
      </w:r>
      <w:r>
        <w:t>30th</w:t>
      </w:r>
      <w:r w:rsidRPr="006A759F">
        <w:t xml:space="preserve"> vs </w:t>
      </w:r>
      <w:r>
        <w:t>5</w:t>
      </w:r>
      <w:r w:rsidRPr="006A759F">
        <w:t>0th)</w:t>
      </w:r>
      <w:bookmarkEnd w:id="114"/>
    </w:p>
    <w:p w14:paraId="5B13C817" w14:textId="13949152" w:rsidR="00C154A2" w:rsidRPr="00C154A2" w:rsidRDefault="00C154A2" w:rsidP="00C154A2">
      <w:r>
        <w:t xml:space="preserve">During this period, both ohmic resistance and charge transfer resistance increase </w:t>
      </w:r>
      <w:r w:rsidR="00973560">
        <w:t xml:space="preserve">significantly. </w:t>
      </w:r>
      <w:r w:rsidR="00AD7288">
        <w:t xml:space="preserve">The ohmic resistance after 50 cycles even exceeds that of a </w:t>
      </w:r>
      <w:r w:rsidR="00D42523">
        <w:t>brand-new</w:t>
      </w:r>
      <w:r w:rsidR="00AD7288">
        <w:t xml:space="preserve"> battery.</w:t>
      </w:r>
      <w:r w:rsidR="00D42523">
        <w:t xml:space="preserve"> The resistance produced by the SEI layer is also showing signs of growth.</w:t>
      </w:r>
    </w:p>
    <w:p w14:paraId="0871EE61" w14:textId="6055CB7B" w:rsidR="004A5CFD" w:rsidRDefault="004A5CFD" w:rsidP="004A5CFD">
      <w:pPr>
        <w:pStyle w:val="Heading4"/>
      </w:pPr>
      <w:r>
        <w:t>Summary</w:t>
      </w:r>
      <w:r w:rsidR="0030613D">
        <w:t xml:space="preserve"> of Battery Aging</w:t>
      </w:r>
      <w:r w:rsidR="00ED7FE9">
        <w:t xml:space="preserve"> Mechanism</w:t>
      </w:r>
    </w:p>
    <w:p w14:paraId="566C0F9D" w14:textId="7FDD9C60" w:rsidR="00AF322B" w:rsidRDefault="00431845" w:rsidP="00AF322B">
      <w:r>
        <w:t xml:space="preserve">Combining the </w:t>
      </w:r>
      <w:r w:rsidR="00067D3C">
        <w:t>description of the aging of lithium</w:t>
      </w:r>
      <w:r w:rsidR="00985107">
        <w:t>-ion</w:t>
      </w:r>
      <w:r w:rsidR="00067D3C">
        <w:t xml:space="preserve"> batteries in the first two sections</w:t>
      </w:r>
      <w:r w:rsidR="00985107">
        <w:t>, the corrosion of lithium</w:t>
      </w:r>
      <w:r w:rsidR="00676D52">
        <w:t xml:space="preserve">-ion batteries can be simply divided into 3 stages by </w:t>
      </w:r>
      <w:r w:rsidR="00937021">
        <w:t xml:space="preserve">analogy with the wear of machine tools, as shown in </w:t>
      </w:r>
      <w:r w:rsidR="00B954FA">
        <w:t>F</w:t>
      </w:r>
      <w:r w:rsidR="00937021">
        <w:t>igure</w:t>
      </w:r>
      <w:r w:rsidR="00541ABA">
        <w:t xml:space="preserve"> 4-8.</w:t>
      </w:r>
      <w:r w:rsidR="00B36F61">
        <w:t xml:space="preserve"> </w:t>
      </w:r>
      <w:r w:rsidR="00292A47">
        <w:t>It is worth noting that the following theory is based on the battery cycle at the allowable charge and discharge rate.</w:t>
      </w:r>
    </w:p>
    <w:p w14:paraId="4A676E3E" w14:textId="77777777" w:rsidR="00541ABA" w:rsidRDefault="00541ABA" w:rsidP="00541ABA">
      <w:pPr>
        <w:keepNext/>
        <w:jc w:val="center"/>
      </w:pPr>
      <w:r>
        <w:rPr>
          <w:noProof/>
        </w:rPr>
        <w:drawing>
          <wp:inline distT="0" distB="0" distL="0" distR="0" wp14:anchorId="1A345C35" wp14:editId="768583DA">
            <wp:extent cx="3526403" cy="2097430"/>
            <wp:effectExtent l="0" t="0" r="0" b="0"/>
            <wp:docPr id="31" name="图片 31" descr="图片包含 游戏机, 照片, 钟表, 灯光&#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541450" cy="2106380"/>
                    </a:xfrm>
                    <a:prstGeom prst="rect">
                      <a:avLst/>
                    </a:prstGeom>
                  </pic:spPr>
                </pic:pic>
              </a:graphicData>
            </a:graphic>
          </wp:inline>
        </w:drawing>
      </w:r>
    </w:p>
    <w:p w14:paraId="4E08B002" w14:textId="52AD7173" w:rsidR="00541ABA" w:rsidRDefault="00541ABA" w:rsidP="00541ABA">
      <w:pPr>
        <w:pStyle w:val="Caption"/>
        <w:jc w:val="center"/>
      </w:pPr>
      <w:bookmarkStart w:id="115" w:name="_Toc49247426"/>
      <w:r>
        <w:t xml:space="preserve">Figure </w:t>
      </w:r>
      <w:r w:rsidR="001F143A">
        <w:fldChar w:fldCharType="begin"/>
      </w:r>
      <w:r w:rsidR="001F143A">
        <w:instrText xml:space="preserve"> STYLEREF 1 \s </w:instrText>
      </w:r>
      <w:r w:rsidR="001F143A">
        <w:fldChar w:fldCharType="separate"/>
      </w:r>
      <w:r w:rsidR="00A64045">
        <w:rPr>
          <w:noProof/>
        </w:rPr>
        <w:t>4</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8</w:t>
      </w:r>
      <w:r w:rsidR="001F143A">
        <w:rPr>
          <w:noProof/>
        </w:rPr>
        <w:fldChar w:fldCharType="end"/>
      </w:r>
      <w:r>
        <w:t xml:space="preserve"> 3 Stages of Battery Corrosion</w:t>
      </w:r>
      <w:bookmarkEnd w:id="115"/>
    </w:p>
    <w:p w14:paraId="0370A68B" w14:textId="4EBF73EA" w:rsidR="00541ABA" w:rsidRDefault="00797142" w:rsidP="00541ABA">
      <w:r>
        <w:lastRenderedPageBreak/>
        <w:t xml:space="preserve">The first stage is the initial </w:t>
      </w:r>
      <w:r w:rsidR="003873E2">
        <w:t xml:space="preserve">aging </w:t>
      </w:r>
      <w:r>
        <w:t>stage of the battery. The duration is usually several cycles. At this time, the electrode</w:t>
      </w:r>
      <w:r w:rsidR="002207F7">
        <w:t>s</w:t>
      </w:r>
      <w:r>
        <w:t xml:space="preserve"> </w:t>
      </w:r>
      <w:r w:rsidR="002207F7">
        <w:t>are</w:t>
      </w:r>
      <w:r>
        <w:t xml:space="preserve"> not fully activated, so the energy that can be released is less than the nominal capacity, but it does not mean that the capacity is lost.</w:t>
      </w:r>
      <w:r w:rsidR="003873E2">
        <w:t xml:space="preserve"> During this period, </w:t>
      </w:r>
      <w:r w:rsidR="00E957F3">
        <w:t>the ohmic resistance will continue to decrease</w:t>
      </w:r>
      <w:r w:rsidR="006A1ED0">
        <w:t>, and the charge transfer resistance will increase</w:t>
      </w:r>
      <w:r w:rsidR="00B36F61">
        <w:t xml:space="preserve"> with the number of cycles</w:t>
      </w:r>
      <w:r w:rsidR="00292A47">
        <w:t>.</w:t>
      </w:r>
    </w:p>
    <w:p w14:paraId="0F07BD61" w14:textId="14080EB5" w:rsidR="00182402" w:rsidRDefault="00182402" w:rsidP="00541ABA">
      <w:r>
        <w:t xml:space="preserve">The second stage is the progressive </w:t>
      </w:r>
      <w:r w:rsidR="00E54BAF">
        <w:t>aging stage. In this period,</w:t>
      </w:r>
      <w:r w:rsidR="002207F7">
        <w:t xml:space="preserve"> the </w:t>
      </w:r>
      <w:r w:rsidR="009546AE">
        <w:t xml:space="preserve">ohmic resistance has dropped to a normal level </w:t>
      </w:r>
      <w:r w:rsidR="00274865">
        <w:t xml:space="preserve">and then increase </w:t>
      </w:r>
      <w:r w:rsidR="001A5AAE">
        <w:t xml:space="preserve">rapidly. </w:t>
      </w:r>
      <w:r w:rsidR="00262CB9">
        <w:t xml:space="preserve">Meanwhile, </w:t>
      </w:r>
      <w:r w:rsidR="00626457">
        <w:t xml:space="preserve">since the cycle is always going on, the charge transfer resistance is simultaneously increasing. However, </w:t>
      </w:r>
      <w:r w:rsidR="00DB5842">
        <w:t>since this stage is the normal aging stage of lithium-ion batteries, the SEI layer ha</w:t>
      </w:r>
      <w:r w:rsidR="00756CC2">
        <w:t>s not yet been generated. Therefore, the resistance caused by it remains unchanged during this period.</w:t>
      </w:r>
    </w:p>
    <w:p w14:paraId="5526D420" w14:textId="20C42DB7" w:rsidR="00756CC2" w:rsidRDefault="00991C4F" w:rsidP="00541ABA">
      <w:r>
        <w:t xml:space="preserve">The final stage is the </w:t>
      </w:r>
      <w:r w:rsidR="005F3960">
        <w:t>rapid aging stage</w:t>
      </w:r>
      <w:r w:rsidR="009E10B1">
        <w:t xml:space="preserve">. </w:t>
      </w:r>
      <w:r w:rsidR="002975FB">
        <w:t xml:space="preserve">At this time, the SEI </w:t>
      </w:r>
      <w:r w:rsidR="00007E30">
        <w:t>layer has been formed, and the resistance caused by it will increase as the cycle progresses. Together with the increasing charge transfer resistance, the total resistance of the battery continues to increase in a non-li</w:t>
      </w:r>
      <w:r w:rsidR="0011667F">
        <w:t>near manner, resulting in rapid capacity loss.</w:t>
      </w:r>
    </w:p>
    <w:p w14:paraId="211A907C" w14:textId="57C9F2A0" w:rsidR="00A65A26" w:rsidRPr="00541ABA" w:rsidRDefault="00A65A26" w:rsidP="00541ABA">
      <w:r>
        <w:t>To summarise the chang</w:t>
      </w:r>
      <w:r w:rsidR="006D15CE">
        <w:t>ing</w:t>
      </w:r>
      <w:r>
        <w:t xml:space="preserve"> trend of each resistor, </w:t>
      </w:r>
      <w:r w:rsidR="00D73676">
        <w:t xml:space="preserve">the charge transfer resistance </w:t>
      </w:r>
      <w:r w:rsidR="001D7D69">
        <w:t xml:space="preserve">will keep increasing, while the ohmic resistance will </w:t>
      </w:r>
      <w:r w:rsidR="00DF464E">
        <w:t xml:space="preserve">drop down in the initial stage of aging and will </w:t>
      </w:r>
      <w:r w:rsidR="001A5AAE">
        <w:t>continue to go up</w:t>
      </w:r>
      <w:r w:rsidR="00DF464E">
        <w:t xml:space="preserve">. </w:t>
      </w:r>
      <w:r w:rsidR="000C70C4">
        <w:t>However, r</w:t>
      </w:r>
      <w:r w:rsidR="00DF464E">
        <w:t xml:space="preserve">esistance </w:t>
      </w:r>
      <w:r w:rsidR="002F7CE8">
        <w:t>generated</w:t>
      </w:r>
      <w:r w:rsidR="00DF464E">
        <w:t xml:space="preserve"> by </w:t>
      </w:r>
      <w:r w:rsidR="006D15CE">
        <w:t xml:space="preserve">the </w:t>
      </w:r>
      <w:r w:rsidR="00DF464E">
        <w:t>SEI layer</w:t>
      </w:r>
      <w:r w:rsidR="002F7CE8">
        <w:t xml:space="preserve"> only appears in the middle and late stages of aging.</w:t>
      </w:r>
    </w:p>
    <w:p w14:paraId="371D2690" w14:textId="411D4B6E" w:rsidR="007A4E4C" w:rsidRDefault="007A4E4C" w:rsidP="007A4E4C">
      <w:pPr>
        <w:pStyle w:val="Heading3"/>
      </w:pPr>
      <w:bookmarkStart w:id="116" w:name="_Toc49247476"/>
      <w:r>
        <w:t>Horizontal Comparison (</w:t>
      </w:r>
      <w:r w:rsidR="0021443C">
        <w:t>Q</w:t>
      </w:r>
      <w:r>
        <w:t>ualitative)</w:t>
      </w:r>
      <w:bookmarkEnd w:id="116"/>
      <w:r>
        <w:t xml:space="preserve"> </w:t>
      </w:r>
    </w:p>
    <w:p w14:paraId="265E46C5" w14:textId="51F4CB67" w:rsidR="00466C88" w:rsidRDefault="00716222" w:rsidP="00716222">
      <w:r>
        <w:t xml:space="preserve">Figure 4-9 shows </w:t>
      </w:r>
      <w:r w:rsidR="002F08C8">
        <w:t>10 consecutive EIS curves after the 1</w:t>
      </w:r>
      <w:r w:rsidR="002F08C8" w:rsidRPr="002F08C8">
        <w:rPr>
          <w:vertAlign w:val="superscript"/>
        </w:rPr>
        <w:t>st</w:t>
      </w:r>
      <w:r w:rsidR="002F08C8">
        <w:t xml:space="preserve"> cycle. </w:t>
      </w:r>
      <w:r w:rsidR="002731F1">
        <w:t xml:space="preserve">Also compared with Figure 2-4, it is found that the charge transfer resistance </w:t>
      </w:r>
      <w:r w:rsidR="003802BC">
        <w:t>has a slight increase (Figure 4-10).</w:t>
      </w:r>
    </w:p>
    <w:p w14:paraId="780DC85F" w14:textId="77777777" w:rsidR="00466C88" w:rsidRDefault="00466C88" w:rsidP="00466C88">
      <w:pPr>
        <w:keepNext/>
        <w:jc w:val="center"/>
      </w:pPr>
      <w:r>
        <w:rPr>
          <w:noProof/>
        </w:rPr>
        <w:lastRenderedPageBreak/>
        <w:drawing>
          <wp:inline distT="0" distB="0" distL="0" distR="0" wp14:anchorId="2CC65E62" wp14:editId="41814AE8">
            <wp:extent cx="4676007" cy="1758950"/>
            <wp:effectExtent l="0" t="0" r="0" b="0"/>
            <wp:docPr id="34" name="图片 34"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ame cycle compare.png"/>
                    <pic:cNvPicPr/>
                  </pic:nvPicPr>
                  <pic:blipFill rotWithShape="1">
                    <a:blip r:embed="rId58" cstate="print">
                      <a:extLst>
                        <a:ext uri="{28A0092B-C50C-407E-A947-70E740481C1C}">
                          <a14:useLocalDpi xmlns:a14="http://schemas.microsoft.com/office/drawing/2010/main" val="0"/>
                        </a:ext>
                      </a:extLst>
                    </a:blip>
                    <a:srcRect l="5538" t="25906" r="7850" b="18748"/>
                    <a:stretch/>
                  </pic:blipFill>
                  <pic:spPr bwMode="auto">
                    <a:xfrm>
                      <a:off x="0" y="0"/>
                      <a:ext cx="4677084" cy="1759355"/>
                    </a:xfrm>
                    <a:prstGeom prst="rect">
                      <a:avLst/>
                    </a:prstGeom>
                    <a:ln>
                      <a:noFill/>
                    </a:ln>
                    <a:extLst>
                      <a:ext uri="{53640926-AAD7-44D8-BBD7-CCE9431645EC}">
                        <a14:shadowObscured xmlns:a14="http://schemas.microsoft.com/office/drawing/2010/main"/>
                      </a:ext>
                    </a:extLst>
                  </pic:spPr>
                </pic:pic>
              </a:graphicData>
            </a:graphic>
          </wp:inline>
        </w:drawing>
      </w:r>
    </w:p>
    <w:p w14:paraId="06FA7CE7" w14:textId="2687E288" w:rsidR="00466C88" w:rsidRPr="00716222" w:rsidRDefault="00466C88" w:rsidP="00466C88">
      <w:pPr>
        <w:pStyle w:val="Caption"/>
        <w:jc w:val="center"/>
      </w:pPr>
      <w:bookmarkStart w:id="117" w:name="_Toc49247427"/>
      <w:r>
        <w:t xml:space="preserve">Figure </w:t>
      </w:r>
      <w:r w:rsidR="001F143A">
        <w:fldChar w:fldCharType="begin"/>
      </w:r>
      <w:r w:rsidR="001F143A">
        <w:instrText xml:space="preserve"> STYLEREF 1 \s </w:instrText>
      </w:r>
      <w:r w:rsidR="001F143A">
        <w:fldChar w:fldCharType="separate"/>
      </w:r>
      <w:r w:rsidR="00A64045">
        <w:rPr>
          <w:noProof/>
        </w:rPr>
        <w:t>4</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9</w:t>
      </w:r>
      <w:r w:rsidR="001F143A">
        <w:rPr>
          <w:noProof/>
        </w:rPr>
        <w:fldChar w:fldCharType="end"/>
      </w:r>
      <w:r>
        <w:t xml:space="preserve"> Nyquist Diagram of Multiple Experiments After the 1st Cycle</w:t>
      </w:r>
      <w:bookmarkEnd w:id="117"/>
    </w:p>
    <w:p w14:paraId="1B18CD54" w14:textId="77777777" w:rsidR="00716222" w:rsidRDefault="00716222" w:rsidP="00716222">
      <w:pPr>
        <w:keepNext/>
        <w:jc w:val="center"/>
      </w:pPr>
      <w:r>
        <w:rPr>
          <w:noProof/>
        </w:rPr>
        <w:drawing>
          <wp:inline distT="0" distB="0" distL="0" distR="0" wp14:anchorId="2234ED19" wp14:editId="5D5DD543">
            <wp:extent cx="3965289" cy="238356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69425" cy="2386053"/>
                    </a:xfrm>
                    <a:prstGeom prst="rect">
                      <a:avLst/>
                    </a:prstGeom>
                    <a:noFill/>
                  </pic:spPr>
                </pic:pic>
              </a:graphicData>
            </a:graphic>
          </wp:inline>
        </w:drawing>
      </w:r>
    </w:p>
    <w:p w14:paraId="13B921D3" w14:textId="19D980FF" w:rsidR="00952FA4" w:rsidRDefault="00716222" w:rsidP="00716222">
      <w:pPr>
        <w:pStyle w:val="Caption"/>
        <w:jc w:val="center"/>
      </w:pPr>
      <w:bookmarkStart w:id="118" w:name="_Toc49247428"/>
      <w:r>
        <w:t xml:space="preserve">Figure </w:t>
      </w:r>
      <w:r w:rsidR="001F143A">
        <w:fldChar w:fldCharType="begin"/>
      </w:r>
      <w:r w:rsidR="001F143A">
        <w:instrText xml:space="preserve"> STYLEREF 1 \s </w:instrText>
      </w:r>
      <w:r w:rsidR="001F143A">
        <w:fldChar w:fldCharType="separate"/>
      </w:r>
      <w:r w:rsidR="00A64045">
        <w:rPr>
          <w:noProof/>
        </w:rPr>
        <w:t>4</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10</w:t>
      </w:r>
      <w:r w:rsidR="001F143A">
        <w:rPr>
          <w:noProof/>
        </w:rPr>
        <w:fldChar w:fldCharType="end"/>
      </w:r>
      <w:r>
        <w:t xml:space="preserve"> Changes of </w:t>
      </w:r>
      <w:proofErr w:type="spellStart"/>
      <w:r>
        <w:t>Rct</w:t>
      </w:r>
      <w:bookmarkEnd w:id="118"/>
      <w:proofErr w:type="spellEnd"/>
    </w:p>
    <w:p w14:paraId="7B82BE11" w14:textId="7D99FD2A" w:rsidR="008A0609" w:rsidRPr="008A0609" w:rsidRDefault="00FE186C" w:rsidP="008A0609">
      <w:r>
        <w:t xml:space="preserve">In the course of several EIS experiments, the OCV of the battery rose from 4.11V to 4.12V, accompanied by a certain temperature rise. </w:t>
      </w:r>
      <w:r w:rsidR="000B0841">
        <w:t>Refer to the OCV-SoC curve of the cell, it can be guessed that both temperature and SoC can cause the charge resistance to change.</w:t>
      </w:r>
    </w:p>
    <w:p w14:paraId="4298D47A" w14:textId="673A4968" w:rsidR="00DA28B2" w:rsidRDefault="00FE767F" w:rsidP="00941D35">
      <w:pPr>
        <w:pStyle w:val="Heading2"/>
      </w:pPr>
      <w:bookmarkStart w:id="119" w:name="_Toc49247477"/>
      <w:r>
        <w:t>Machine Learning Results</w:t>
      </w:r>
      <w:bookmarkEnd w:id="119"/>
    </w:p>
    <w:p w14:paraId="421F0AB9" w14:textId="796DD1BE" w:rsidR="005D306C" w:rsidRDefault="00681353" w:rsidP="005D306C">
      <w:r>
        <w:t>Since there are 3 elements in the vector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D041AF">
        <w:t xml:space="preserve">, </w:t>
      </w:r>
      <m:oMath>
        <m:sSub>
          <m:sSubPr>
            <m:ctrlPr>
              <w:rPr>
                <w:rFonts w:ascii="Cambria Math" w:hAnsi="Cambria Math"/>
                <w:i/>
              </w:rPr>
            </m:ctrlPr>
          </m:sSubPr>
          <m:e>
            <m:r>
              <w:rPr>
                <w:rFonts w:ascii="Cambria Math" w:hAnsi="Cambria Math"/>
              </w:rPr>
              <m:t>R</m:t>
            </m:r>
          </m:e>
          <m:sub>
            <m:r>
              <w:rPr>
                <w:rFonts w:ascii="Cambria Math" w:hAnsi="Cambria Math"/>
              </w:rPr>
              <m:t>sei</m:t>
            </m:r>
          </m:sub>
        </m:sSub>
      </m:oMath>
      <w:r w:rsidR="00D041AF">
        <w:t xml:space="preserve"> and </w:t>
      </w:r>
      <m:oMath>
        <m:sSub>
          <m:sSubPr>
            <m:ctrlPr>
              <w:rPr>
                <w:rFonts w:ascii="Cambria Math" w:hAnsi="Cambria Math"/>
                <w:i/>
              </w:rPr>
            </m:ctrlPr>
          </m:sSubPr>
          <m:e>
            <m:r>
              <w:rPr>
                <w:rFonts w:ascii="Cambria Math" w:hAnsi="Cambria Math"/>
              </w:rPr>
              <m:t>R</m:t>
            </m:r>
          </m:e>
          <m:sub>
            <m:r>
              <w:rPr>
                <w:rFonts w:ascii="Cambria Math" w:hAnsi="Cambria Math"/>
              </w:rPr>
              <m:t>ct</m:t>
            </m:r>
          </m:sub>
        </m:sSub>
      </m:oMath>
      <w:r w:rsidR="00D041AF">
        <w:t xml:space="preserve">), it is difficult to display on a two-dimensional plane. </w:t>
      </w:r>
      <w:r w:rsidR="00110768">
        <w:t>Therefore, these 3 elements are separated in</w:t>
      </w:r>
      <w:r w:rsidR="006D15CE">
        <w:t>to</w:t>
      </w:r>
      <w:r w:rsidR="00110768">
        <w:t xml:space="preserve"> pairs to show the machine learning model.</w:t>
      </w:r>
    </w:p>
    <w:p w14:paraId="77C4CF5C" w14:textId="05145C44" w:rsidR="00557BF2" w:rsidRDefault="002605F1" w:rsidP="00557BF2">
      <w:r>
        <w:t>Before training, all data will be plotted in a scatter chart</w:t>
      </w:r>
      <w:r w:rsidR="00557BF2">
        <w:t>, as shown in Figure 4-11, 4-12</w:t>
      </w:r>
      <w:r w:rsidR="006D15CE">
        <w:t>,</w:t>
      </w:r>
      <w:r w:rsidR="00557BF2">
        <w:t xml:space="preserve"> and 4-13.</w:t>
      </w:r>
    </w:p>
    <w:p w14:paraId="7442F5EE" w14:textId="77777777" w:rsidR="00557BF2" w:rsidRDefault="00557BF2" w:rsidP="00557BF2">
      <w:pPr>
        <w:keepNext/>
        <w:jc w:val="center"/>
      </w:pPr>
      <w:r>
        <w:rPr>
          <w:noProof/>
        </w:rPr>
        <w:lastRenderedPageBreak/>
        <w:drawing>
          <wp:inline distT="0" distB="0" distL="0" distR="0" wp14:anchorId="6BBCEC96" wp14:editId="3F65D8C1">
            <wp:extent cx="3041374" cy="2271376"/>
            <wp:effectExtent l="0" t="0" r="6985" b="0"/>
            <wp:docPr id="35" name="图片 3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0 vs R1.png"/>
                    <pic:cNvPicPr/>
                  </pic:nvPicPr>
                  <pic:blipFill>
                    <a:blip r:embed="rId60">
                      <a:extLst>
                        <a:ext uri="{28A0092B-C50C-407E-A947-70E740481C1C}">
                          <a14:useLocalDpi xmlns:a14="http://schemas.microsoft.com/office/drawing/2010/main" val="0"/>
                        </a:ext>
                      </a:extLst>
                    </a:blip>
                    <a:stretch>
                      <a:fillRect/>
                    </a:stretch>
                  </pic:blipFill>
                  <pic:spPr>
                    <a:xfrm>
                      <a:off x="0" y="0"/>
                      <a:ext cx="3088605" cy="2306650"/>
                    </a:xfrm>
                    <a:prstGeom prst="rect">
                      <a:avLst/>
                    </a:prstGeom>
                  </pic:spPr>
                </pic:pic>
              </a:graphicData>
            </a:graphic>
          </wp:inline>
        </w:drawing>
      </w:r>
    </w:p>
    <w:p w14:paraId="47E19FAD" w14:textId="2F0D8B58" w:rsidR="00557BF2" w:rsidRDefault="00557BF2" w:rsidP="00557BF2">
      <w:pPr>
        <w:pStyle w:val="Caption"/>
        <w:jc w:val="center"/>
      </w:pPr>
      <w:bookmarkStart w:id="120" w:name="_Toc49247429"/>
      <w:r>
        <w:t xml:space="preserve">Figure </w:t>
      </w:r>
      <w:r w:rsidR="001F143A">
        <w:fldChar w:fldCharType="begin"/>
      </w:r>
      <w:r w:rsidR="001F143A">
        <w:instrText xml:space="preserve"> STYLEREF 1 </w:instrText>
      </w:r>
      <w:r w:rsidR="001F143A">
        <w:instrText xml:space="preserve">\s </w:instrText>
      </w:r>
      <w:r w:rsidR="001F143A">
        <w:fldChar w:fldCharType="separate"/>
      </w:r>
      <w:r w:rsidR="00A64045">
        <w:rPr>
          <w:noProof/>
        </w:rPr>
        <w:t>4</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11</w:t>
      </w:r>
      <w:r w:rsidR="001F143A">
        <w:rPr>
          <w:noProof/>
        </w:rPr>
        <w:fldChar w:fldCharType="end"/>
      </w:r>
      <w:r>
        <w:t xml:space="preserve"> R0 vs R1 Before Training</w:t>
      </w:r>
      <w:bookmarkEnd w:id="120"/>
    </w:p>
    <w:p w14:paraId="1ED7D246" w14:textId="77777777" w:rsidR="00557BF2" w:rsidRDefault="00557BF2" w:rsidP="00557BF2">
      <w:pPr>
        <w:keepNext/>
        <w:jc w:val="center"/>
      </w:pPr>
      <w:r>
        <w:rPr>
          <w:noProof/>
        </w:rPr>
        <w:drawing>
          <wp:inline distT="0" distB="0" distL="0" distR="0" wp14:anchorId="12813FF5" wp14:editId="34CD3F7A">
            <wp:extent cx="3152693" cy="2354510"/>
            <wp:effectExtent l="0" t="0" r="0" b="8255"/>
            <wp:docPr id="36" name="图片 3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0 vs R2.png"/>
                    <pic:cNvPicPr/>
                  </pic:nvPicPr>
                  <pic:blipFill>
                    <a:blip r:embed="rId61">
                      <a:extLst>
                        <a:ext uri="{28A0092B-C50C-407E-A947-70E740481C1C}">
                          <a14:useLocalDpi xmlns:a14="http://schemas.microsoft.com/office/drawing/2010/main" val="0"/>
                        </a:ext>
                      </a:extLst>
                    </a:blip>
                    <a:stretch>
                      <a:fillRect/>
                    </a:stretch>
                  </pic:blipFill>
                  <pic:spPr>
                    <a:xfrm>
                      <a:off x="0" y="0"/>
                      <a:ext cx="3186993" cy="2380126"/>
                    </a:xfrm>
                    <a:prstGeom prst="rect">
                      <a:avLst/>
                    </a:prstGeom>
                  </pic:spPr>
                </pic:pic>
              </a:graphicData>
            </a:graphic>
          </wp:inline>
        </w:drawing>
      </w:r>
    </w:p>
    <w:p w14:paraId="58AA9415" w14:textId="10925164" w:rsidR="00557BF2" w:rsidRDefault="00557BF2" w:rsidP="00557BF2">
      <w:pPr>
        <w:pStyle w:val="Caption"/>
        <w:jc w:val="center"/>
      </w:pPr>
      <w:bookmarkStart w:id="121" w:name="_Toc49247430"/>
      <w:r>
        <w:t xml:space="preserve">Figure </w:t>
      </w:r>
      <w:r w:rsidR="001F143A">
        <w:fldChar w:fldCharType="begin"/>
      </w:r>
      <w:r w:rsidR="001F143A">
        <w:instrText xml:space="preserve"> STYLEREF 1 \s </w:instrText>
      </w:r>
      <w:r w:rsidR="001F143A">
        <w:fldChar w:fldCharType="separate"/>
      </w:r>
      <w:r w:rsidR="00A64045">
        <w:rPr>
          <w:noProof/>
        </w:rPr>
        <w:t>4</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12</w:t>
      </w:r>
      <w:r w:rsidR="001F143A">
        <w:rPr>
          <w:noProof/>
        </w:rPr>
        <w:fldChar w:fldCharType="end"/>
      </w:r>
      <w:r>
        <w:t xml:space="preserve"> R0 vs R2 Before Training</w:t>
      </w:r>
      <w:bookmarkEnd w:id="121"/>
    </w:p>
    <w:p w14:paraId="3C8B2D42" w14:textId="77777777" w:rsidR="00F77B1F" w:rsidRDefault="00557BF2" w:rsidP="00F77B1F">
      <w:pPr>
        <w:keepNext/>
        <w:jc w:val="center"/>
      </w:pPr>
      <w:r>
        <w:rPr>
          <w:noProof/>
        </w:rPr>
        <w:drawing>
          <wp:inline distT="0" distB="0" distL="0" distR="0" wp14:anchorId="1D99590A" wp14:editId="3BE0D747">
            <wp:extent cx="3188721" cy="2381415"/>
            <wp:effectExtent l="0" t="0" r="0" b="0"/>
            <wp:docPr id="37" name="图片 3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1 vs R2.png"/>
                    <pic:cNvPicPr/>
                  </pic:nvPicPr>
                  <pic:blipFill>
                    <a:blip r:embed="rId62">
                      <a:extLst>
                        <a:ext uri="{28A0092B-C50C-407E-A947-70E740481C1C}">
                          <a14:useLocalDpi xmlns:a14="http://schemas.microsoft.com/office/drawing/2010/main" val="0"/>
                        </a:ext>
                      </a:extLst>
                    </a:blip>
                    <a:stretch>
                      <a:fillRect/>
                    </a:stretch>
                  </pic:blipFill>
                  <pic:spPr>
                    <a:xfrm>
                      <a:off x="0" y="0"/>
                      <a:ext cx="3213521" cy="2399936"/>
                    </a:xfrm>
                    <a:prstGeom prst="rect">
                      <a:avLst/>
                    </a:prstGeom>
                  </pic:spPr>
                </pic:pic>
              </a:graphicData>
            </a:graphic>
          </wp:inline>
        </w:drawing>
      </w:r>
    </w:p>
    <w:p w14:paraId="66D0D539" w14:textId="4E641975" w:rsidR="00691B57" w:rsidRDefault="00F77B1F" w:rsidP="00691B57">
      <w:pPr>
        <w:pStyle w:val="Caption"/>
        <w:jc w:val="center"/>
      </w:pPr>
      <w:bookmarkStart w:id="122" w:name="_Toc49247431"/>
      <w:r>
        <w:t xml:space="preserve">Figure </w:t>
      </w:r>
      <w:r w:rsidR="001F143A">
        <w:fldChar w:fldCharType="begin"/>
      </w:r>
      <w:r w:rsidR="001F143A">
        <w:instrText xml:space="preserve"> STYLEREF 1 \s </w:instrText>
      </w:r>
      <w:r w:rsidR="001F143A">
        <w:fldChar w:fldCharType="separate"/>
      </w:r>
      <w:r w:rsidR="00A64045">
        <w:rPr>
          <w:noProof/>
        </w:rPr>
        <w:t>4</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13</w:t>
      </w:r>
      <w:r w:rsidR="001F143A">
        <w:rPr>
          <w:noProof/>
        </w:rPr>
        <w:fldChar w:fldCharType="end"/>
      </w:r>
      <w:r>
        <w:t xml:space="preserve"> R1 vs R2 Before Training</w:t>
      </w:r>
      <w:bookmarkEnd w:id="122"/>
    </w:p>
    <w:p w14:paraId="655F7C51" w14:textId="0A6D6E45" w:rsidR="0029452F" w:rsidRDefault="00362848" w:rsidP="0090015B">
      <w:r>
        <w:lastRenderedPageBreak/>
        <w:t>Even without relying on machine learning, it is easy to get that the boundary of Figure 4-1</w:t>
      </w:r>
      <w:r w:rsidR="00A30F00">
        <w:t>2</w:t>
      </w:r>
      <w:r>
        <w:t xml:space="preserve"> should be a </w:t>
      </w:r>
      <w:r w:rsidR="00CE77CA">
        <w:t>slash.</w:t>
      </w:r>
      <w:r w:rsidR="00A30F00">
        <w:t xml:space="preserve"> In Figure 4-11 and 4-13, </w:t>
      </w:r>
      <w:r w:rsidR="002B3761">
        <w:t>since the SEI layer has signs of forma</w:t>
      </w:r>
      <w:r w:rsidR="004E477B">
        <w:t xml:space="preserve">tion, but considering the small increase in resistance, the boundary should be a straight line in a </w:t>
      </w:r>
      <w:r w:rsidR="005F45EA">
        <w:t>small range, but if zoom</w:t>
      </w:r>
      <w:r w:rsidR="009C6BE2">
        <w:t xml:space="preserve"> out the scatter plot, their boundaries should be </w:t>
      </w:r>
      <w:r w:rsidR="0029452F">
        <w:t>slashes with very small slope</w:t>
      </w:r>
      <w:r w:rsidR="00C02FEB">
        <w:t>s</w:t>
      </w:r>
      <w:r w:rsidR="0029452F">
        <w:t>.</w:t>
      </w:r>
    </w:p>
    <w:p w14:paraId="46B80B8C" w14:textId="7EE920D4" w:rsidR="0090015B" w:rsidRDefault="00115E02" w:rsidP="0090015B">
      <w:pPr>
        <w:keepNext/>
        <w:jc w:val="center"/>
      </w:pPr>
      <w:r>
        <w:rPr>
          <w:noProof/>
        </w:rPr>
        <w:drawing>
          <wp:inline distT="0" distB="0" distL="0" distR="0" wp14:anchorId="509D5F5F" wp14:editId="14B074B0">
            <wp:extent cx="2484783" cy="1855698"/>
            <wp:effectExtent l="0" t="0" r="0" b="0"/>
            <wp:docPr id="41" name="图片 4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ec R0 vs R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562653" cy="1913853"/>
                    </a:xfrm>
                    <a:prstGeom prst="rect">
                      <a:avLst/>
                    </a:prstGeom>
                  </pic:spPr>
                </pic:pic>
              </a:graphicData>
            </a:graphic>
          </wp:inline>
        </w:drawing>
      </w:r>
    </w:p>
    <w:p w14:paraId="1D9FCF21" w14:textId="7AB434C5" w:rsidR="0090015B" w:rsidRDefault="0090015B" w:rsidP="0090015B">
      <w:pPr>
        <w:pStyle w:val="Caption"/>
        <w:jc w:val="center"/>
      </w:pPr>
      <w:bookmarkStart w:id="123" w:name="_Toc49247432"/>
      <w:r>
        <w:t xml:space="preserve">Figure </w:t>
      </w:r>
      <w:r w:rsidR="001F143A">
        <w:fldChar w:fldCharType="begin"/>
      </w:r>
      <w:r w:rsidR="001F143A">
        <w:instrText xml:space="preserve"> STYLEREF 1 \s </w:instrText>
      </w:r>
      <w:r w:rsidR="001F143A">
        <w:fldChar w:fldCharType="separate"/>
      </w:r>
      <w:r w:rsidR="00A64045">
        <w:rPr>
          <w:noProof/>
        </w:rPr>
        <w:t>4</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14</w:t>
      </w:r>
      <w:r w:rsidR="001F143A">
        <w:rPr>
          <w:noProof/>
        </w:rPr>
        <w:fldChar w:fldCharType="end"/>
      </w:r>
      <w:r>
        <w:t xml:space="preserve"> R0 vs R1 After Training</w:t>
      </w:r>
      <w:bookmarkEnd w:id="123"/>
    </w:p>
    <w:p w14:paraId="21FFBA96" w14:textId="3D3CD930" w:rsidR="0090015B" w:rsidRDefault="00115E02" w:rsidP="0090015B">
      <w:pPr>
        <w:keepNext/>
        <w:jc w:val="center"/>
      </w:pPr>
      <w:r>
        <w:rPr>
          <w:noProof/>
        </w:rPr>
        <w:drawing>
          <wp:inline distT="0" distB="0" distL="0" distR="0" wp14:anchorId="6264C8BF" wp14:editId="02C9EB69">
            <wp:extent cx="2484783" cy="1855698"/>
            <wp:effectExtent l="0" t="0" r="0" b="0"/>
            <wp:docPr id="42" name="图片 42"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ec R0 vs R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555845" cy="1908769"/>
                    </a:xfrm>
                    <a:prstGeom prst="rect">
                      <a:avLst/>
                    </a:prstGeom>
                  </pic:spPr>
                </pic:pic>
              </a:graphicData>
            </a:graphic>
          </wp:inline>
        </w:drawing>
      </w:r>
    </w:p>
    <w:p w14:paraId="6AA5CB0E" w14:textId="506F7F46" w:rsidR="0090015B" w:rsidRDefault="0090015B" w:rsidP="0090015B">
      <w:pPr>
        <w:pStyle w:val="Caption"/>
        <w:jc w:val="center"/>
      </w:pPr>
      <w:bookmarkStart w:id="124" w:name="_Toc49247433"/>
      <w:r>
        <w:t xml:space="preserve">Figure </w:t>
      </w:r>
      <w:r w:rsidR="001F143A">
        <w:fldChar w:fldCharType="begin"/>
      </w:r>
      <w:r w:rsidR="001F143A">
        <w:instrText xml:space="preserve"> STYLERE</w:instrText>
      </w:r>
      <w:r w:rsidR="001F143A">
        <w:instrText xml:space="preserve">F 1 \s </w:instrText>
      </w:r>
      <w:r w:rsidR="001F143A">
        <w:fldChar w:fldCharType="separate"/>
      </w:r>
      <w:r w:rsidR="00A64045">
        <w:rPr>
          <w:noProof/>
        </w:rPr>
        <w:t>4</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15</w:t>
      </w:r>
      <w:r w:rsidR="001F143A">
        <w:rPr>
          <w:noProof/>
        </w:rPr>
        <w:fldChar w:fldCharType="end"/>
      </w:r>
      <w:r>
        <w:t xml:space="preserve"> R0 vs R2 After Training</w:t>
      </w:r>
      <w:bookmarkEnd w:id="124"/>
    </w:p>
    <w:p w14:paraId="685414DB" w14:textId="283B4337" w:rsidR="0090015B" w:rsidRDefault="00115E02" w:rsidP="0090015B">
      <w:pPr>
        <w:keepNext/>
        <w:jc w:val="center"/>
      </w:pPr>
      <w:r>
        <w:rPr>
          <w:noProof/>
        </w:rPr>
        <w:drawing>
          <wp:inline distT="0" distB="0" distL="0" distR="0" wp14:anchorId="048E68FB" wp14:editId="797FB460">
            <wp:extent cx="2472856" cy="1846791"/>
            <wp:effectExtent l="0" t="0" r="3810" b="1270"/>
            <wp:docPr id="43" name="图片 4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ec R1 vs R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502691" cy="1869073"/>
                    </a:xfrm>
                    <a:prstGeom prst="rect">
                      <a:avLst/>
                    </a:prstGeom>
                  </pic:spPr>
                </pic:pic>
              </a:graphicData>
            </a:graphic>
          </wp:inline>
        </w:drawing>
      </w:r>
    </w:p>
    <w:p w14:paraId="4CF96C3D" w14:textId="12A7BEFA" w:rsidR="0090015B" w:rsidRDefault="0090015B" w:rsidP="0090015B">
      <w:pPr>
        <w:pStyle w:val="Caption"/>
        <w:jc w:val="center"/>
      </w:pPr>
      <w:bookmarkStart w:id="125" w:name="_Toc49247434"/>
      <w:r>
        <w:t xml:space="preserve">Figure </w:t>
      </w:r>
      <w:r w:rsidR="001F143A">
        <w:fldChar w:fldCharType="begin"/>
      </w:r>
      <w:r w:rsidR="001F143A">
        <w:instrText xml:space="preserve"> STYLEREF 1 \s </w:instrText>
      </w:r>
      <w:r w:rsidR="001F143A">
        <w:fldChar w:fldCharType="separate"/>
      </w:r>
      <w:r w:rsidR="00A64045">
        <w:rPr>
          <w:noProof/>
        </w:rPr>
        <w:t>4</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16</w:t>
      </w:r>
      <w:r w:rsidR="001F143A">
        <w:rPr>
          <w:noProof/>
        </w:rPr>
        <w:fldChar w:fldCharType="end"/>
      </w:r>
      <w:r>
        <w:t xml:space="preserve"> R1 vs R2 After Training</w:t>
      </w:r>
      <w:bookmarkEnd w:id="125"/>
    </w:p>
    <w:p w14:paraId="2A21ADFE" w14:textId="16748FDA" w:rsidR="0090015B" w:rsidRPr="0090015B" w:rsidRDefault="00501DCA" w:rsidP="0090015B">
      <w:r>
        <w:lastRenderedPageBreak/>
        <w:t>As shown in Figure 4-14, 4-15</w:t>
      </w:r>
      <w:r w:rsidR="005173AE">
        <w:t>,</w:t>
      </w:r>
      <w:r>
        <w:t xml:space="preserve"> and 4-16,</w:t>
      </w:r>
      <w:r w:rsidR="00145B96">
        <w:t xml:space="preserve"> by</w:t>
      </w:r>
      <w:r>
        <w:t xml:space="preserve"> using the </w:t>
      </w:r>
      <w:r w:rsidR="0026312A">
        <w:t>“</w:t>
      </w:r>
      <w:r w:rsidR="005173AE">
        <w:t>RBF</w:t>
      </w:r>
      <w:r w:rsidR="0026312A">
        <w:t>” kernel function and CV trifold cross to search for the best parameters</w:t>
      </w:r>
      <w:r w:rsidR="00145B96">
        <w:t xml:space="preserve">, the results </w:t>
      </w:r>
      <w:r w:rsidR="004E2AF1">
        <w:t>confirm</w:t>
      </w:r>
      <w:r w:rsidR="00145B96">
        <w:t xml:space="preserve"> the previous conjecture</w:t>
      </w:r>
      <w:r w:rsidR="00250E7D">
        <w:t>s</w:t>
      </w:r>
      <w:r w:rsidR="00145B96">
        <w:t>.</w:t>
      </w:r>
    </w:p>
    <w:p w14:paraId="0A1AED58" w14:textId="27109BB6" w:rsidR="0090015B" w:rsidRDefault="004265A8" w:rsidP="00250E7D">
      <w:r>
        <w:t xml:space="preserve">In Figure 4-14, since the change of </w:t>
      </w:r>
      <w:proofErr w:type="spellStart"/>
      <w:r>
        <w:t>Rsei</w:t>
      </w:r>
      <w:proofErr w:type="spellEnd"/>
      <w:r>
        <w:t xml:space="preserve"> is small, it can distinguish the new battery from the used one well. From</w:t>
      </w:r>
      <w:r w:rsidR="005173AE">
        <w:t xml:space="preserve"> the</w:t>
      </w:r>
      <w:r>
        <w:t xml:space="preserve"> machine learning perspective, </w:t>
      </w:r>
      <w:r w:rsidR="00F468B8">
        <w:t xml:space="preserve">for the given training data and battery model, batteries with Rb </w:t>
      </w:r>
      <w:r w:rsidR="00FD1BD9">
        <w:t>greater</w:t>
      </w:r>
      <w:r w:rsidR="00F468B8">
        <w:t xml:space="preserve"> than 0.072 ohms tend to be </w:t>
      </w:r>
      <w:r w:rsidR="00FD1BD9">
        <w:t>regarded as new batteries, and vice versa.</w:t>
      </w:r>
    </w:p>
    <w:p w14:paraId="433264EB" w14:textId="4FA95963" w:rsidR="000A62FF" w:rsidRDefault="001A6166" w:rsidP="00250E7D">
      <w:r>
        <w:t>Draw the resistance values of the three resistors on the X, Y, and Z axes, and the 3D decision boundary can be drawn as shown in Figure 4-17</w:t>
      </w:r>
      <w:r w:rsidR="0080033A">
        <w:t xml:space="preserve">, where points </w:t>
      </w:r>
      <w:r w:rsidR="002F57D1">
        <w:t>falling</w:t>
      </w:r>
      <w:r w:rsidR="0080033A">
        <w:t xml:space="preserve"> </w:t>
      </w:r>
      <w:r w:rsidR="00717B13">
        <w:t>in the blue area</w:t>
      </w:r>
      <w:r w:rsidR="002F57D1">
        <w:t xml:space="preserve"> are considered to have 100% </w:t>
      </w:r>
      <w:proofErr w:type="spellStart"/>
      <w:r w:rsidR="002F57D1">
        <w:t>SoH</w:t>
      </w:r>
      <w:proofErr w:type="spellEnd"/>
      <w:r w:rsidR="002F57D1">
        <w:t>,</w:t>
      </w:r>
      <w:r w:rsidR="004C490D">
        <w:t xml:space="preserve"> green </w:t>
      </w:r>
      <w:r w:rsidR="00503EAD">
        <w:t>area is 95%, and the yellow area is 91%</w:t>
      </w:r>
      <w:r>
        <w:t>.</w:t>
      </w:r>
    </w:p>
    <w:p w14:paraId="3530BB46" w14:textId="7FEA745D" w:rsidR="00711717" w:rsidRDefault="00964EE6" w:rsidP="00711717">
      <w:pPr>
        <w:keepNext/>
        <w:jc w:val="center"/>
      </w:pPr>
      <w:r>
        <w:rPr>
          <w:noProof/>
        </w:rPr>
        <w:drawing>
          <wp:inline distT="0" distB="0" distL="0" distR="0" wp14:anchorId="607F1C14" wp14:editId="0E291D04">
            <wp:extent cx="3810000" cy="2259387"/>
            <wp:effectExtent l="0" t="0" r="0" b="7620"/>
            <wp:docPr id="45" name="图片 45"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ntitled.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827351" cy="2269676"/>
                    </a:xfrm>
                    <a:prstGeom prst="rect">
                      <a:avLst/>
                    </a:prstGeom>
                  </pic:spPr>
                </pic:pic>
              </a:graphicData>
            </a:graphic>
          </wp:inline>
        </w:drawing>
      </w:r>
    </w:p>
    <w:p w14:paraId="2E92124B" w14:textId="256CF784" w:rsidR="001A6166" w:rsidRDefault="00711717" w:rsidP="00711717">
      <w:pPr>
        <w:pStyle w:val="Caption"/>
        <w:jc w:val="center"/>
      </w:pPr>
      <w:bookmarkStart w:id="126" w:name="_Toc49247435"/>
      <w:r>
        <w:t xml:space="preserve">Figure </w:t>
      </w:r>
      <w:r w:rsidR="001F143A">
        <w:fldChar w:fldCharType="begin"/>
      </w:r>
      <w:r w:rsidR="001F143A">
        <w:instrText xml:space="preserve"> STYLEREF 1 \s </w:instrText>
      </w:r>
      <w:r w:rsidR="001F143A">
        <w:fldChar w:fldCharType="separate"/>
      </w:r>
      <w:r w:rsidR="00A64045">
        <w:rPr>
          <w:noProof/>
        </w:rPr>
        <w:t>4</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17</w:t>
      </w:r>
      <w:r w:rsidR="001F143A">
        <w:rPr>
          <w:noProof/>
        </w:rPr>
        <w:fldChar w:fldCharType="end"/>
      </w:r>
      <w:r>
        <w:t xml:space="preserve"> 3D Decision Boundaries</w:t>
      </w:r>
      <w:bookmarkEnd w:id="126"/>
    </w:p>
    <w:p w14:paraId="6AC0F453" w14:textId="51921899" w:rsidR="00655496" w:rsidRDefault="00B07279" w:rsidP="00250E7D">
      <w:r>
        <w:t>Use the boundary plots as above, both human and machine learning model can distinguish new batter</w:t>
      </w:r>
      <w:r w:rsidR="007A41A8">
        <w:t>ies</w:t>
      </w:r>
      <w:r>
        <w:t xml:space="preserve"> (100% </w:t>
      </w:r>
      <w:proofErr w:type="spellStart"/>
      <w:r>
        <w:t>SoH</w:t>
      </w:r>
      <w:proofErr w:type="spellEnd"/>
      <w:r>
        <w:t xml:space="preserve">) and </w:t>
      </w:r>
      <w:r w:rsidR="007A41A8">
        <w:t>batteries after 30</w:t>
      </w:r>
      <w:r w:rsidR="00046EC7">
        <w:t xml:space="preserve"> or 50</w:t>
      </w:r>
      <w:r w:rsidR="007A41A8">
        <w:t xml:space="preserve"> cycles (95</w:t>
      </w:r>
      <w:r w:rsidR="00046EC7">
        <w:t xml:space="preserve">% and 91% </w:t>
      </w:r>
      <w:proofErr w:type="spellStart"/>
      <w:r w:rsidR="007A41A8">
        <w:t>SoH</w:t>
      </w:r>
      <w:proofErr w:type="spellEnd"/>
      <w:r w:rsidR="00046EC7">
        <w:t xml:space="preserve"> respectively</w:t>
      </w:r>
      <w:r w:rsidR="007A41A8">
        <w:t>). For example,</w:t>
      </w:r>
      <w:r w:rsidR="003A4687">
        <w:t xml:space="preserve"> if</w:t>
      </w:r>
      <w:r w:rsidR="007A41A8">
        <w:t xml:space="preserve"> </w:t>
      </w:r>
      <w:r w:rsidR="004C5142">
        <w:t xml:space="preserve">a new piece of data is collected by a BMS showing that </w:t>
      </w:r>
      <w:r w:rsidR="00C30917">
        <w:t>the resistance</w:t>
      </w:r>
      <w:r w:rsidR="003A4687">
        <w:t>s</w:t>
      </w:r>
      <w:r w:rsidR="00C30917">
        <w:t xml:space="preserve"> of </w:t>
      </w:r>
      <w:r w:rsidR="00DE7242">
        <w:t>each resistor</w:t>
      </w:r>
      <w:r w:rsidR="007D40E3">
        <w:t xml:space="preserve"> after fitting</w:t>
      </w:r>
      <w:r w:rsidR="003A4687">
        <w:t xml:space="preserve"> are:</w:t>
      </w:r>
    </w:p>
    <w:tbl>
      <w:tblPr>
        <w:tblStyle w:val="TableGrid"/>
        <w:tblW w:w="0" w:type="auto"/>
        <w:tblLook w:val="04A0" w:firstRow="1" w:lastRow="0" w:firstColumn="1" w:lastColumn="0" w:noHBand="0" w:noVBand="1"/>
      </w:tblPr>
      <w:tblGrid>
        <w:gridCol w:w="2831"/>
        <w:gridCol w:w="2831"/>
        <w:gridCol w:w="2832"/>
      </w:tblGrid>
      <w:tr w:rsidR="003A4687" w14:paraId="488F8A7A" w14:textId="77777777" w:rsidTr="003A4687">
        <w:tc>
          <w:tcPr>
            <w:tcW w:w="2831" w:type="dxa"/>
          </w:tcPr>
          <w:p w14:paraId="492DFCF9" w14:textId="3BD8CE84" w:rsidR="003A4687" w:rsidRDefault="003A4687" w:rsidP="00B861CE">
            <w:pPr>
              <w:jc w:val="center"/>
            </w:pPr>
            <w:r>
              <w:t>R0</w:t>
            </w:r>
          </w:p>
        </w:tc>
        <w:tc>
          <w:tcPr>
            <w:tcW w:w="2831" w:type="dxa"/>
          </w:tcPr>
          <w:p w14:paraId="044ECAE8" w14:textId="0BE287F1" w:rsidR="003A4687" w:rsidRDefault="003A4687" w:rsidP="00B861CE">
            <w:pPr>
              <w:jc w:val="center"/>
            </w:pPr>
            <w:r>
              <w:t>R1</w:t>
            </w:r>
          </w:p>
        </w:tc>
        <w:tc>
          <w:tcPr>
            <w:tcW w:w="2832" w:type="dxa"/>
          </w:tcPr>
          <w:p w14:paraId="5DCACFB7" w14:textId="158AD427" w:rsidR="003A4687" w:rsidRDefault="003A4687" w:rsidP="00B861CE">
            <w:pPr>
              <w:jc w:val="center"/>
            </w:pPr>
            <w:r>
              <w:t>R2</w:t>
            </w:r>
          </w:p>
        </w:tc>
      </w:tr>
      <w:tr w:rsidR="003A4687" w14:paraId="08670039" w14:textId="77777777" w:rsidTr="003A4687">
        <w:tc>
          <w:tcPr>
            <w:tcW w:w="2831" w:type="dxa"/>
          </w:tcPr>
          <w:p w14:paraId="45C052D8" w14:textId="1F6A4933" w:rsidR="003A4687" w:rsidRDefault="007D40E3" w:rsidP="00B861CE">
            <w:pPr>
              <w:jc w:val="center"/>
            </w:pPr>
            <w:r>
              <w:t>0.0675</w:t>
            </w:r>
          </w:p>
        </w:tc>
        <w:tc>
          <w:tcPr>
            <w:tcW w:w="2831" w:type="dxa"/>
          </w:tcPr>
          <w:p w14:paraId="7E371137" w14:textId="00C75C49" w:rsidR="003A4687" w:rsidRDefault="0013303C" w:rsidP="00B861CE">
            <w:pPr>
              <w:jc w:val="center"/>
            </w:pPr>
            <w:r>
              <w:t>0.0104</w:t>
            </w:r>
          </w:p>
        </w:tc>
        <w:tc>
          <w:tcPr>
            <w:tcW w:w="2832" w:type="dxa"/>
          </w:tcPr>
          <w:p w14:paraId="219C68A3" w14:textId="1CDA9963" w:rsidR="003A4687" w:rsidRDefault="0013303C" w:rsidP="00B861CE">
            <w:pPr>
              <w:keepNext/>
              <w:jc w:val="center"/>
            </w:pPr>
            <w:r>
              <w:t>0.0702</w:t>
            </w:r>
          </w:p>
        </w:tc>
      </w:tr>
    </w:tbl>
    <w:p w14:paraId="6FBBF77F" w14:textId="46643260" w:rsidR="00B861CE" w:rsidRDefault="00B861CE" w:rsidP="00B861CE">
      <w:pPr>
        <w:pStyle w:val="Caption"/>
        <w:jc w:val="center"/>
      </w:pPr>
      <w:bookmarkStart w:id="127" w:name="_Toc49244320"/>
      <w:r>
        <w:t xml:space="preserve">Table </w:t>
      </w:r>
      <w:r w:rsidR="001F143A">
        <w:fldChar w:fldCharType="begin"/>
      </w:r>
      <w:r w:rsidR="001F143A">
        <w:instrText xml:space="preserve"> STYLEREF 1 \s </w:instrText>
      </w:r>
      <w:r w:rsidR="001F143A">
        <w:fldChar w:fldCharType="separate"/>
      </w:r>
      <w:r w:rsidR="00D5354B">
        <w:rPr>
          <w:noProof/>
        </w:rPr>
        <w:t>4</w:t>
      </w:r>
      <w:r w:rsidR="001F143A">
        <w:rPr>
          <w:noProof/>
        </w:rPr>
        <w:fldChar w:fldCharType="end"/>
      </w:r>
      <w:r w:rsidR="00D5354B">
        <w:noBreakHyphen/>
      </w:r>
      <w:r w:rsidR="001F143A">
        <w:fldChar w:fldCharType="begin"/>
      </w:r>
      <w:r w:rsidR="001F143A">
        <w:instrText xml:space="preserve"> SEQ Table \* ARABIC \s 1 </w:instrText>
      </w:r>
      <w:r w:rsidR="001F143A">
        <w:fldChar w:fldCharType="separate"/>
      </w:r>
      <w:r w:rsidR="00D5354B">
        <w:rPr>
          <w:noProof/>
        </w:rPr>
        <w:t>2</w:t>
      </w:r>
      <w:r w:rsidR="001F143A">
        <w:rPr>
          <w:noProof/>
        </w:rPr>
        <w:fldChar w:fldCharType="end"/>
      </w:r>
      <w:r>
        <w:t xml:space="preserve"> Example Data for Machine Learning</w:t>
      </w:r>
      <w:r>
        <w:rPr>
          <w:noProof/>
        </w:rPr>
        <w:t xml:space="preserve"> SoH Estimation</w:t>
      </w:r>
      <w:bookmarkEnd w:id="127"/>
    </w:p>
    <w:p w14:paraId="70459432" w14:textId="0796277C" w:rsidR="005E5CE9" w:rsidRDefault="00B861CE" w:rsidP="00711717">
      <w:r>
        <w:t xml:space="preserve">The machine learning will return an approximate </w:t>
      </w:r>
      <w:proofErr w:type="spellStart"/>
      <w:r>
        <w:t>SoH</w:t>
      </w:r>
      <w:proofErr w:type="spellEnd"/>
      <w:r>
        <w:t xml:space="preserve"> value, which is 95%</w:t>
      </w:r>
      <w:r w:rsidR="00711717">
        <w:t>.</w:t>
      </w:r>
      <w:r w:rsidR="005E5CE9">
        <w:br w:type="page"/>
      </w:r>
    </w:p>
    <w:p w14:paraId="3131C4B8" w14:textId="345DBC96" w:rsidR="00DA28B2" w:rsidRDefault="00FE767F" w:rsidP="00DA28B2">
      <w:pPr>
        <w:pStyle w:val="Heading1"/>
      </w:pPr>
      <w:bookmarkStart w:id="128" w:name="_Toc49247478"/>
      <w:r>
        <w:lastRenderedPageBreak/>
        <w:t>Discussion</w:t>
      </w:r>
      <w:bookmarkEnd w:id="128"/>
    </w:p>
    <w:p w14:paraId="5D54857B" w14:textId="78CF8BCE" w:rsidR="00DA28B2" w:rsidRDefault="00FE767F" w:rsidP="00DA28B2">
      <w:pPr>
        <w:pStyle w:val="Heading2"/>
      </w:pPr>
      <w:bookmarkStart w:id="129" w:name="_Toc49247479"/>
      <w:r>
        <w:t>Validation Process</w:t>
      </w:r>
      <w:bookmarkEnd w:id="129"/>
    </w:p>
    <w:p w14:paraId="33B6EA2D" w14:textId="362810A9" w:rsidR="009A77ED" w:rsidRDefault="009A77ED" w:rsidP="00E50458">
      <w:r>
        <w:t xml:space="preserve">There are two ways to verify the model, which are boundary plots and accuracy plots. Boundary plots use </w:t>
      </w:r>
      <w:r w:rsidR="00D029D6">
        <w:t xml:space="preserve">a </w:t>
      </w:r>
      <w:r>
        <w:t xml:space="preserve">graphical method to display the boundary, </w:t>
      </w:r>
      <w:r w:rsidR="00D029D6">
        <w:t>and</w:t>
      </w:r>
      <w:r>
        <w:t xml:space="preserve"> the data points are marked along the boundar</w:t>
      </w:r>
      <w:r w:rsidR="00D029D6">
        <w:t>ies</w:t>
      </w:r>
      <w:r>
        <w:t xml:space="preserve"> to help visualise whether the boundaries are able to divide the data points evenly. Accuracy plots are</w:t>
      </w:r>
      <w:r w:rsidR="00D029D6">
        <w:t xml:space="preserve"> </w:t>
      </w:r>
      <w:r>
        <w:t>bar chart</w:t>
      </w:r>
      <w:r w:rsidR="00D029D6">
        <w:t>s</w:t>
      </w:r>
      <w:r>
        <w:t xml:space="preserve"> </w:t>
      </w:r>
      <w:r w:rsidR="00D029D6">
        <w:t>that provide the accuracy of machine learning prediction given by different kernel functions.</w:t>
      </w:r>
    </w:p>
    <w:p w14:paraId="4E5C4111" w14:textId="4A5A7D76" w:rsidR="009A77ED" w:rsidRDefault="009A77ED" w:rsidP="00E50458">
      <w:r>
        <w:t xml:space="preserve">After the machine learning model is generated, boundary plots </w:t>
      </w:r>
      <w:r w:rsidR="00D029D6">
        <w:t>are also generated between e</w:t>
      </w:r>
      <w:r w:rsidR="005173AE">
        <w:t>very</w:t>
      </w:r>
      <w:r w:rsidR="00D029D6">
        <w:t xml:space="preserve"> two variables (R0 and R1, R0 and R2, R1</w:t>
      </w:r>
      <w:r w:rsidR="005173AE">
        <w:t>,</w:t>
      </w:r>
      <w:r w:rsidR="00D029D6">
        <w:t xml:space="preserve"> and R2). Verify the model by observing these three boundary plots.</w:t>
      </w:r>
    </w:p>
    <w:p w14:paraId="4D33532C" w14:textId="0383645A" w:rsidR="00E50458" w:rsidRPr="00E50458" w:rsidRDefault="00E50458" w:rsidP="00E50458">
      <w:r>
        <w:t>By dividing the data into training data and testing data in advance, the generalisation ability of the machine learning model can be easily verified</w:t>
      </w:r>
      <w:r w:rsidR="00D029D6">
        <w:t xml:space="preserve"> by </w:t>
      </w:r>
      <w:r w:rsidR="003A2144">
        <w:t>checking</w:t>
      </w:r>
      <w:r w:rsidR="00D029D6">
        <w:t xml:space="preserve"> the </w:t>
      </w:r>
      <w:r w:rsidR="003A2144">
        <w:t>predicted result with the correct answer. Through the correct rate of the model, the most suitable kernel function can be selected.</w:t>
      </w:r>
    </w:p>
    <w:p w14:paraId="0E91BA32" w14:textId="00D224EF" w:rsidR="00DA28B2" w:rsidRDefault="00FE767F" w:rsidP="00FE767F">
      <w:pPr>
        <w:pStyle w:val="Heading2"/>
      </w:pPr>
      <w:bookmarkStart w:id="130" w:name="_Toc49247480"/>
      <w:r>
        <w:t>Validation Results</w:t>
      </w:r>
      <w:bookmarkEnd w:id="130"/>
    </w:p>
    <w:p w14:paraId="18DF9E4C" w14:textId="4B7F1DFC" w:rsidR="001A22E9" w:rsidRDefault="00281F43" w:rsidP="001A22E9">
      <w:pPr>
        <w:pStyle w:val="Heading3"/>
      </w:pPr>
      <w:bookmarkStart w:id="131" w:name="_Toc49247481"/>
      <w:r>
        <w:t>Boundary Plot using Different Kernel Function</w:t>
      </w:r>
      <w:bookmarkEnd w:id="131"/>
    </w:p>
    <w:p w14:paraId="154966A6" w14:textId="77777777" w:rsidR="00695590" w:rsidRDefault="008C2FA6" w:rsidP="00281F43">
      <w:r>
        <w:t xml:space="preserve">Linear </w:t>
      </w:r>
      <w:r w:rsidR="00695590">
        <w:t>Kernel Function:</w:t>
      </w:r>
    </w:p>
    <w:p w14:paraId="36A5813A" w14:textId="50659508" w:rsidR="00695590" w:rsidRDefault="00695590" w:rsidP="00695590">
      <w:pPr>
        <w:keepNext/>
        <w:jc w:val="center"/>
      </w:pPr>
      <w:r>
        <w:rPr>
          <w:noProof/>
        </w:rPr>
        <w:drawing>
          <wp:inline distT="0" distB="0" distL="0" distR="0" wp14:anchorId="7D123154" wp14:editId="3DFB5D46">
            <wp:extent cx="2669528" cy="1993670"/>
            <wp:effectExtent l="0" t="0" r="0" b="6985"/>
            <wp:docPr id="44" name="图片 4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in R0 vs R1.png"/>
                    <pic:cNvPicPr/>
                  </pic:nvPicPr>
                  <pic:blipFill>
                    <a:blip r:embed="rId67">
                      <a:extLst>
                        <a:ext uri="{28A0092B-C50C-407E-A947-70E740481C1C}">
                          <a14:useLocalDpi xmlns:a14="http://schemas.microsoft.com/office/drawing/2010/main" val="0"/>
                        </a:ext>
                      </a:extLst>
                    </a:blip>
                    <a:stretch>
                      <a:fillRect/>
                    </a:stretch>
                  </pic:blipFill>
                  <pic:spPr>
                    <a:xfrm>
                      <a:off x="0" y="0"/>
                      <a:ext cx="2690231" cy="2009131"/>
                    </a:xfrm>
                    <a:prstGeom prst="rect">
                      <a:avLst/>
                    </a:prstGeom>
                  </pic:spPr>
                </pic:pic>
              </a:graphicData>
            </a:graphic>
          </wp:inline>
        </w:drawing>
      </w:r>
    </w:p>
    <w:p w14:paraId="065B5EFF" w14:textId="06A00F5A" w:rsidR="00695590" w:rsidRDefault="00695590" w:rsidP="00695590">
      <w:pPr>
        <w:pStyle w:val="Caption"/>
        <w:jc w:val="center"/>
      </w:pPr>
      <w:bookmarkStart w:id="132" w:name="_Toc49247436"/>
      <w:r>
        <w:t xml:space="preserve">Figure </w:t>
      </w:r>
      <w:r w:rsidR="001F143A">
        <w:fldChar w:fldCharType="begin"/>
      </w:r>
      <w:r w:rsidR="001F143A">
        <w:instrText xml:space="preserve"> STYLEREF 1 \s </w:instrText>
      </w:r>
      <w:r w:rsidR="001F143A">
        <w:fldChar w:fldCharType="separate"/>
      </w:r>
      <w:r w:rsidR="00A64045">
        <w:rPr>
          <w:noProof/>
        </w:rPr>
        <w:t>5</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1</w:t>
      </w:r>
      <w:r w:rsidR="001F143A">
        <w:rPr>
          <w:noProof/>
        </w:rPr>
        <w:fldChar w:fldCharType="end"/>
      </w:r>
      <w:r>
        <w:t xml:space="preserve"> Decision Boundaries using Linear Kernel Function (R0 vs R1)</w:t>
      </w:r>
      <w:bookmarkEnd w:id="132"/>
    </w:p>
    <w:p w14:paraId="51EBCEF0" w14:textId="77777777" w:rsidR="00695590" w:rsidRDefault="00695590" w:rsidP="00695590">
      <w:pPr>
        <w:keepNext/>
        <w:jc w:val="center"/>
      </w:pPr>
      <w:r>
        <w:rPr>
          <w:noProof/>
        </w:rPr>
        <w:lastRenderedPageBreak/>
        <w:drawing>
          <wp:inline distT="0" distB="0" distL="0" distR="0" wp14:anchorId="4C817A6F" wp14:editId="0A419076">
            <wp:extent cx="2678213" cy="2000157"/>
            <wp:effectExtent l="0" t="0" r="8255" b="635"/>
            <wp:docPr id="47" name="图片 4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ec R0 vs R2.png"/>
                    <pic:cNvPicPr/>
                  </pic:nvPicPr>
                  <pic:blipFill>
                    <a:blip r:embed="rId64">
                      <a:extLst>
                        <a:ext uri="{28A0092B-C50C-407E-A947-70E740481C1C}">
                          <a14:useLocalDpi xmlns:a14="http://schemas.microsoft.com/office/drawing/2010/main" val="0"/>
                        </a:ext>
                      </a:extLst>
                    </a:blip>
                    <a:stretch>
                      <a:fillRect/>
                    </a:stretch>
                  </pic:blipFill>
                  <pic:spPr>
                    <a:xfrm>
                      <a:off x="0" y="0"/>
                      <a:ext cx="2698301" cy="2015159"/>
                    </a:xfrm>
                    <a:prstGeom prst="rect">
                      <a:avLst/>
                    </a:prstGeom>
                  </pic:spPr>
                </pic:pic>
              </a:graphicData>
            </a:graphic>
          </wp:inline>
        </w:drawing>
      </w:r>
    </w:p>
    <w:p w14:paraId="66AE306D" w14:textId="10E47BBA" w:rsidR="00281F43" w:rsidRDefault="00695590" w:rsidP="00695590">
      <w:pPr>
        <w:pStyle w:val="Caption"/>
        <w:jc w:val="center"/>
      </w:pPr>
      <w:bookmarkStart w:id="133" w:name="_Toc49247437"/>
      <w:r>
        <w:t xml:space="preserve">Figure </w:t>
      </w:r>
      <w:r w:rsidR="001F143A">
        <w:fldChar w:fldCharType="begin"/>
      </w:r>
      <w:r w:rsidR="001F143A">
        <w:instrText xml:space="preserve"> STYLEREF 1 \s </w:instrText>
      </w:r>
      <w:r w:rsidR="001F143A">
        <w:fldChar w:fldCharType="separate"/>
      </w:r>
      <w:r w:rsidR="00A64045">
        <w:rPr>
          <w:noProof/>
        </w:rPr>
        <w:t>5</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2</w:t>
      </w:r>
      <w:r w:rsidR="001F143A">
        <w:rPr>
          <w:noProof/>
        </w:rPr>
        <w:fldChar w:fldCharType="end"/>
      </w:r>
      <w:r>
        <w:t xml:space="preserve"> </w:t>
      </w:r>
      <w:r w:rsidRPr="00124F8B">
        <w:t>Decision Boundaries using Linear Kernel Function</w:t>
      </w:r>
      <w:r>
        <w:t xml:space="preserve"> (R0 vs R2)</w:t>
      </w:r>
      <w:bookmarkEnd w:id="133"/>
    </w:p>
    <w:p w14:paraId="7106235C" w14:textId="77777777" w:rsidR="00695590" w:rsidRDefault="00695590" w:rsidP="00695590">
      <w:pPr>
        <w:keepNext/>
        <w:jc w:val="center"/>
      </w:pPr>
      <w:r>
        <w:rPr>
          <w:noProof/>
        </w:rPr>
        <w:drawing>
          <wp:inline distT="0" distB="0" distL="0" distR="0" wp14:anchorId="7D29630F" wp14:editId="6CA3F4ED">
            <wp:extent cx="2721532" cy="2032508"/>
            <wp:effectExtent l="0" t="0" r="3175" b="6350"/>
            <wp:docPr id="48" name="图片 4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ec R1 vs R2.png"/>
                    <pic:cNvPicPr/>
                  </pic:nvPicPr>
                  <pic:blipFill>
                    <a:blip r:embed="rId65">
                      <a:extLst>
                        <a:ext uri="{28A0092B-C50C-407E-A947-70E740481C1C}">
                          <a14:useLocalDpi xmlns:a14="http://schemas.microsoft.com/office/drawing/2010/main" val="0"/>
                        </a:ext>
                      </a:extLst>
                    </a:blip>
                    <a:stretch>
                      <a:fillRect/>
                    </a:stretch>
                  </pic:blipFill>
                  <pic:spPr>
                    <a:xfrm>
                      <a:off x="0" y="0"/>
                      <a:ext cx="2734999" cy="2042566"/>
                    </a:xfrm>
                    <a:prstGeom prst="rect">
                      <a:avLst/>
                    </a:prstGeom>
                  </pic:spPr>
                </pic:pic>
              </a:graphicData>
            </a:graphic>
          </wp:inline>
        </w:drawing>
      </w:r>
    </w:p>
    <w:p w14:paraId="1599E0D2" w14:textId="75E2CA05" w:rsidR="00695590" w:rsidRDefault="00695590" w:rsidP="00695590">
      <w:pPr>
        <w:pStyle w:val="Caption"/>
        <w:jc w:val="center"/>
      </w:pPr>
      <w:bookmarkStart w:id="134" w:name="_Toc49247438"/>
      <w:r>
        <w:t xml:space="preserve">Figure </w:t>
      </w:r>
      <w:r w:rsidR="001F143A">
        <w:fldChar w:fldCharType="begin"/>
      </w:r>
      <w:r w:rsidR="001F143A">
        <w:instrText xml:space="preserve"> STYLEREF 1 \s </w:instrText>
      </w:r>
      <w:r w:rsidR="001F143A">
        <w:fldChar w:fldCharType="separate"/>
      </w:r>
      <w:r w:rsidR="00A64045">
        <w:rPr>
          <w:noProof/>
        </w:rPr>
        <w:t>5</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3</w:t>
      </w:r>
      <w:r w:rsidR="001F143A">
        <w:rPr>
          <w:noProof/>
        </w:rPr>
        <w:fldChar w:fldCharType="end"/>
      </w:r>
      <w:r>
        <w:t xml:space="preserve"> </w:t>
      </w:r>
      <w:r w:rsidRPr="00F71157">
        <w:t>Decision Boundaries using Linear Kernel Function</w:t>
      </w:r>
      <w:r>
        <w:t xml:space="preserve"> (R1 vs R2)</w:t>
      </w:r>
      <w:bookmarkEnd w:id="134"/>
    </w:p>
    <w:p w14:paraId="7BC26174" w14:textId="324F3561" w:rsidR="00695590" w:rsidRDefault="00695590" w:rsidP="00695590">
      <w:r>
        <w:t>Polynomial Kernel Function:</w:t>
      </w:r>
    </w:p>
    <w:p w14:paraId="3EDDB2FC" w14:textId="77777777" w:rsidR="00695590" w:rsidRDefault="00695590" w:rsidP="00695590">
      <w:pPr>
        <w:keepNext/>
        <w:jc w:val="center"/>
      </w:pPr>
      <w:r>
        <w:rPr>
          <w:noProof/>
        </w:rPr>
        <w:drawing>
          <wp:inline distT="0" distB="0" distL="0" distR="0" wp14:anchorId="03980A43" wp14:editId="118D4BF3">
            <wp:extent cx="2628651" cy="1963143"/>
            <wp:effectExtent l="0" t="0" r="635" b="0"/>
            <wp:docPr id="49" name="图片 49"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in R0 vs R1.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644055" cy="1974647"/>
                    </a:xfrm>
                    <a:prstGeom prst="rect">
                      <a:avLst/>
                    </a:prstGeom>
                  </pic:spPr>
                </pic:pic>
              </a:graphicData>
            </a:graphic>
          </wp:inline>
        </w:drawing>
      </w:r>
    </w:p>
    <w:p w14:paraId="23BF9039" w14:textId="53C9D51E" w:rsidR="00695590" w:rsidRDefault="00695590" w:rsidP="00695590">
      <w:pPr>
        <w:pStyle w:val="Caption"/>
        <w:jc w:val="center"/>
        <w:rPr>
          <w:noProof/>
        </w:rPr>
      </w:pPr>
      <w:bookmarkStart w:id="135" w:name="_Toc49247439"/>
      <w:r>
        <w:t xml:space="preserve">Figure </w:t>
      </w:r>
      <w:r w:rsidR="001F143A">
        <w:fldChar w:fldCharType="begin"/>
      </w:r>
      <w:r w:rsidR="001F143A">
        <w:instrText xml:space="preserve"> STYLEREF 1 \s </w:instrText>
      </w:r>
      <w:r w:rsidR="001F143A">
        <w:fldChar w:fldCharType="separate"/>
      </w:r>
      <w:r w:rsidR="00A64045">
        <w:rPr>
          <w:noProof/>
        </w:rPr>
        <w:t>5</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4</w:t>
      </w:r>
      <w:r w:rsidR="001F143A">
        <w:rPr>
          <w:noProof/>
        </w:rPr>
        <w:fldChar w:fldCharType="end"/>
      </w:r>
      <w:r>
        <w:t xml:space="preserve"> </w:t>
      </w:r>
      <w:r w:rsidRPr="00A65521">
        <w:t xml:space="preserve">Decision Boundaries using </w:t>
      </w:r>
      <w:r>
        <w:t>Polynomial</w:t>
      </w:r>
      <w:r w:rsidRPr="00A65521">
        <w:t xml:space="preserve"> Kernel Function</w:t>
      </w:r>
      <w:r>
        <w:rPr>
          <w:noProof/>
        </w:rPr>
        <w:t xml:space="preserve"> (R0 vs R1)</w:t>
      </w:r>
      <w:bookmarkEnd w:id="135"/>
    </w:p>
    <w:p w14:paraId="1FCCB0C6" w14:textId="77777777" w:rsidR="00695590" w:rsidRDefault="00695590" w:rsidP="00695590">
      <w:pPr>
        <w:keepNext/>
        <w:jc w:val="center"/>
      </w:pPr>
      <w:r>
        <w:rPr>
          <w:noProof/>
        </w:rPr>
        <w:lastRenderedPageBreak/>
        <w:drawing>
          <wp:inline distT="0" distB="0" distL="0" distR="0" wp14:anchorId="133E6005" wp14:editId="53F1B505">
            <wp:extent cx="2639193" cy="1971016"/>
            <wp:effectExtent l="0" t="0" r="0" b="0"/>
            <wp:docPr id="50" name="图片 50"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in R0 vs R2.png"/>
                    <pic:cNvPicPr/>
                  </pic:nvPicPr>
                  <pic:blipFill>
                    <a:blip r:embed="rId68">
                      <a:extLst>
                        <a:ext uri="{28A0092B-C50C-407E-A947-70E740481C1C}">
                          <a14:useLocalDpi xmlns:a14="http://schemas.microsoft.com/office/drawing/2010/main" val="0"/>
                        </a:ext>
                      </a:extLst>
                    </a:blip>
                    <a:stretch>
                      <a:fillRect/>
                    </a:stretch>
                  </pic:blipFill>
                  <pic:spPr>
                    <a:xfrm>
                      <a:off x="0" y="0"/>
                      <a:ext cx="2656840" cy="1984195"/>
                    </a:xfrm>
                    <a:prstGeom prst="rect">
                      <a:avLst/>
                    </a:prstGeom>
                  </pic:spPr>
                </pic:pic>
              </a:graphicData>
            </a:graphic>
          </wp:inline>
        </w:drawing>
      </w:r>
    </w:p>
    <w:p w14:paraId="2D5BDAFE" w14:textId="50D9DAAD" w:rsidR="00695590" w:rsidRDefault="00695590" w:rsidP="00695590">
      <w:pPr>
        <w:pStyle w:val="Caption"/>
        <w:jc w:val="center"/>
        <w:rPr>
          <w:noProof/>
        </w:rPr>
      </w:pPr>
      <w:bookmarkStart w:id="136" w:name="_Toc49247440"/>
      <w:r>
        <w:t xml:space="preserve">Figure </w:t>
      </w:r>
      <w:r w:rsidR="001F143A">
        <w:fldChar w:fldCharType="begin"/>
      </w:r>
      <w:r w:rsidR="001F143A">
        <w:instrText xml:space="preserve"> STYLEREF 1 \s </w:instrText>
      </w:r>
      <w:r w:rsidR="001F143A">
        <w:fldChar w:fldCharType="separate"/>
      </w:r>
      <w:r w:rsidR="00A64045">
        <w:rPr>
          <w:noProof/>
        </w:rPr>
        <w:t>5</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5</w:t>
      </w:r>
      <w:r w:rsidR="001F143A">
        <w:rPr>
          <w:noProof/>
        </w:rPr>
        <w:fldChar w:fldCharType="end"/>
      </w:r>
      <w:r>
        <w:t xml:space="preserve"> </w:t>
      </w:r>
      <w:r w:rsidRPr="00B95E16">
        <w:t xml:space="preserve">Decision Boundaries using </w:t>
      </w:r>
      <w:r>
        <w:t>Polynomial</w:t>
      </w:r>
      <w:r w:rsidRPr="00B95E16">
        <w:t xml:space="preserve"> Kernel Function</w:t>
      </w:r>
      <w:r>
        <w:rPr>
          <w:noProof/>
        </w:rPr>
        <w:t xml:space="preserve"> (R0 vs R2)</w:t>
      </w:r>
      <w:bookmarkEnd w:id="136"/>
    </w:p>
    <w:p w14:paraId="22CD588B" w14:textId="77777777" w:rsidR="00232E50" w:rsidRDefault="00695590" w:rsidP="00232E50">
      <w:pPr>
        <w:keepNext/>
        <w:jc w:val="center"/>
      </w:pPr>
      <w:r>
        <w:rPr>
          <w:noProof/>
        </w:rPr>
        <w:drawing>
          <wp:inline distT="0" distB="0" distL="0" distR="0" wp14:anchorId="1CE3DD00" wp14:editId="56E93430">
            <wp:extent cx="2673861" cy="1996906"/>
            <wp:effectExtent l="0" t="0" r="0" b="3810"/>
            <wp:docPr id="51" name="图片 5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oly R1 vs R2.png"/>
                    <pic:cNvPicPr/>
                  </pic:nvPicPr>
                  <pic:blipFill>
                    <a:blip r:embed="rId69">
                      <a:extLst>
                        <a:ext uri="{28A0092B-C50C-407E-A947-70E740481C1C}">
                          <a14:useLocalDpi xmlns:a14="http://schemas.microsoft.com/office/drawing/2010/main" val="0"/>
                        </a:ext>
                      </a:extLst>
                    </a:blip>
                    <a:stretch>
                      <a:fillRect/>
                    </a:stretch>
                  </pic:blipFill>
                  <pic:spPr>
                    <a:xfrm>
                      <a:off x="0" y="0"/>
                      <a:ext cx="2679215" cy="2000905"/>
                    </a:xfrm>
                    <a:prstGeom prst="rect">
                      <a:avLst/>
                    </a:prstGeom>
                  </pic:spPr>
                </pic:pic>
              </a:graphicData>
            </a:graphic>
          </wp:inline>
        </w:drawing>
      </w:r>
    </w:p>
    <w:p w14:paraId="5C553E2B" w14:textId="016904AD" w:rsidR="00695590" w:rsidRDefault="00232E50" w:rsidP="00232E50">
      <w:pPr>
        <w:pStyle w:val="Caption"/>
        <w:jc w:val="center"/>
      </w:pPr>
      <w:bookmarkStart w:id="137" w:name="_Toc49247441"/>
      <w:r>
        <w:t xml:space="preserve">Figure </w:t>
      </w:r>
      <w:r w:rsidR="001F143A">
        <w:fldChar w:fldCharType="begin"/>
      </w:r>
      <w:r w:rsidR="001F143A">
        <w:instrText xml:space="preserve"> STYLEREF 1 \s </w:instrText>
      </w:r>
      <w:r w:rsidR="001F143A">
        <w:fldChar w:fldCharType="separate"/>
      </w:r>
      <w:r w:rsidR="00A64045">
        <w:rPr>
          <w:noProof/>
        </w:rPr>
        <w:t>5</w:t>
      </w:r>
      <w:r w:rsidR="001F143A">
        <w:rPr>
          <w:noProof/>
        </w:rPr>
        <w:fldChar w:fldCharType="end"/>
      </w:r>
      <w:r w:rsidR="00A64045">
        <w:noBreakHyphen/>
      </w:r>
      <w:r w:rsidR="001F143A">
        <w:fldChar w:fldCharType="begin"/>
      </w:r>
      <w:r w:rsidR="001F143A">
        <w:instrText xml:space="preserve"> SEQ Figure \* ARABIC \s 1 </w:instrText>
      </w:r>
      <w:r w:rsidR="001F143A">
        <w:fldChar w:fldCharType="separate"/>
      </w:r>
      <w:r w:rsidR="00A64045">
        <w:rPr>
          <w:noProof/>
        </w:rPr>
        <w:t>6</w:t>
      </w:r>
      <w:r w:rsidR="001F143A">
        <w:rPr>
          <w:noProof/>
        </w:rPr>
        <w:fldChar w:fldCharType="end"/>
      </w:r>
      <w:r>
        <w:t xml:space="preserve"> </w:t>
      </w:r>
      <w:r w:rsidRPr="00D50527">
        <w:t>Decision Boundaries using Polynomial Kernel Function (R</w:t>
      </w:r>
      <w:r>
        <w:t>1</w:t>
      </w:r>
      <w:r w:rsidRPr="00D50527">
        <w:t xml:space="preserve"> vs R2)</w:t>
      </w:r>
      <w:bookmarkEnd w:id="137"/>
    </w:p>
    <w:p w14:paraId="5278307B" w14:textId="2DC386F6" w:rsidR="00232E50" w:rsidRDefault="00483B38" w:rsidP="00232E50">
      <w:r>
        <w:t>From the above figure, it can be found that the decision boundaries of the training model ha</w:t>
      </w:r>
      <w:r w:rsidR="00340087">
        <w:t>s only slightly differences</w:t>
      </w:r>
      <w:r w:rsidR="00181BF0">
        <w:t xml:space="preserve"> from each other</w:t>
      </w:r>
      <w:r w:rsidR="00340087">
        <w:t xml:space="preserve"> </w:t>
      </w:r>
      <w:r w:rsidR="004E0529">
        <w:t xml:space="preserve">by using different kernel functions, especially for these relatively concentrated data. However, </w:t>
      </w:r>
      <w:r w:rsidR="003F775B">
        <w:t>their training time is different</w:t>
      </w:r>
      <w:r w:rsidR="00DE3297">
        <w:t>. The polynomial kernel requires the most time, and the time required for the linear kernel and the RBF kernel is not much different.</w:t>
      </w:r>
    </w:p>
    <w:p w14:paraId="3C6B38EE" w14:textId="77777777" w:rsidR="00A64045" w:rsidRDefault="00300FDA" w:rsidP="00A64045">
      <w:pPr>
        <w:keepNext/>
        <w:jc w:val="center"/>
      </w:pPr>
      <w:r>
        <w:rPr>
          <w:noProof/>
        </w:rPr>
        <w:drawing>
          <wp:inline distT="0" distB="0" distL="0" distR="0" wp14:anchorId="7AED0AB2" wp14:editId="15E7853B">
            <wp:extent cx="2725167" cy="1638119"/>
            <wp:effectExtent l="0" t="0" r="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757849" cy="1657764"/>
                    </a:xfrm>
                    <a:prstGeom prst="rect">
                      <a:avLst/>
                    </a:prstGeom>
                    <a:noFill/>
                  </pic:spPr>
                </pic:pic>
              </a:graphicData>
            </a:graphic>
          </wp:inline>
        </w:drawing>
      </w:r>
    </w:p>
    <w:p w14:paraId="411D6090" w14:textId="0441BDFD" w:rsidR="00DE3297" w:rsidRPr="00232E50" w:rsidRDefault="00A64045" w:rsidP="00A64045">
      <w:pPr>
        <w:pStyle w:val="Caption"/>
        <w:jc w:val="center"/>
      </w:pPr>
      <w:bookmarkStart w:id="138" w:name="_Toc49247442"/>
      <w:r>
        <w:t xml:space="preserve">Figure </w:t>
      </w:r>
      <w:r w:rsidR="001F143A">
        <w:fldChar w:fldCharType="begin"/>
      </w:r>
      <w:r w:rsidR="001F143A">
        <w:instrText xml:space="preserve"> STYLEREF 1 \s </w:instrText>
      </w:r>
      <w:r w:rsidR="001F143A">
        <w:fldChar w:fldCharType="separate"/>
      </w:r>
      <w:r>
        <w:rPr>
          <w:noProof/>
        </w:rPr>
        <w:t>5</w:t>
      </w:r>
      <w:r w:rsidR="001F143A">
        <w:rPr>
          <w:noProof/>
        </w:rPr>
        <w:fldChar w:fldCharType="end"/>
      </w:r>
      <w:r>
        <w:noBreakHyphen/>
      </w:r>
      <w:r w:rsidR="001F143A">
        <w:fldChar w:fldCharType="begin"/>
      </w:r>
      <w:r w:rsidR="001F143A">
        <w:instrText xml:space="preserve"> SEQ Figure \* ARABIC \s 1 </w:instrText>
      </w:r>
      <w:r w:rsidR="001F143A">
        <w:fldChar w:fldCharType="separate"/>
      </w:r>
      <w:r>
        <w:rPr>
          <w:noProof/>
        </w:rPr>
        <w:t>7</w:t>
      </w:r>
      <w:r w:rsidR="001F143A">
        <w:rPr>
          <w:noProof/>
        </w:rPr>
        <w:fldChar w:fldCharType="end"/>
      </w:r>
      <w:r>
        <w:t xml:space="preserve"> Time Consumption Comparison</w:t>
      </w:r>
      <w:bookmarkEnd w:id="138"/>
    </w:p>
    <w:p w14:paraId="311EDC57" w14:textId="21D19872" w:rsidR="001A22E9" w:rsidRPr="001A22E9" w:rsidRDefault="001A22E9" w:rsidP="001A22E9">
      <w:pPr>
        <w:pStyle w:val="Heading3"/>
      </w:pPr>
      <w:bookmarkStart w:id="139" w:name="_Toc49247482"/>
      <w:r>
        <w:lastRenderedPageBreak/>
        <w:t>Accuracy</w:t>
      </w:r>
      <w:bookmarkEnd w:id="139"/>
    </w:p>
    <w:p w14:paraId="07A0C2F8" w14:textId="5ED4C366" w:rsidR="00DA28B2" w:rsidRDefault="00085869" w:rsidP="00941D35">
      <w:r>
        <w:t>Randomly divide the training data into two at a ratio of 7 to 3</w:t>
      </w:r>
      <w:r w:rsidR="009F5874">
        <w:t xml:space="preserve">, of which </w:t>
      </w:r>
      <w:r w:rsidR="008C2FA6">
        <w:t xml:space="preserve">the </w:t>
      </w:r>
      <w:r w:rsidR="009F5874">
        <w:t xml:space="preserve">7 are used as training data, and </w:t>
      </w:r>
      <w:r w:rsidR="008C2FA6">
        <w:t xml:space="preserve">the </w:t>
      </w:r>
      <w:r w:rsidR="009F5874">
        <w:t xml:space="preserve">3 are used as verification data and put into the trained model. The selected </w:t>
      </w:r>
      <w:r w:rsidR="006E3118">
        <w:t>verification data are shown in Table 5-1</w:t>
      </w:r>
      <w:r w:rsidR="00E67033">
        <w:t>.</w:t>
      </w:r>
    </w:p>
    <w:p w14:paraId="7C5EABBF" w14:textId="027D0D8D" w:rsidR="00C526C6" w:rsidRDefault="00C526C6" w:rsidP="00C526C6">
      <w:pPr>
        <w:pStyle w:val="Caption"/>
        <w:keepNext/>
        <w:jc w:val="center"/>
      </w:pPr>
      <w:bookmarkStart w:id="140" w:name="_Toc49244321"/>
      <w:r>
        <w:t xml:space="preserve">Table </w:t>
      </w:r>
      <w:r w:rsidR="001F143A">
        <w:fldChar w:fldCharType="begin"/>
      </w:r>
      <w:r w:rsidR="001F143A">
        <w:instrText xml:space="preserve"> STYLEREF 1 \s </w:instrText>
      </w:r>
      <w:r w:rsidR="001F143A">
        <w:fldChar w:fldCharType="separate"/>
      </w:r>
      <w:r w:rsidR="00D5354B">
        <w:rPr>
          <w:noProof/>
        </w:rPr>
        <w:t>5</w:t>
      </w:r>
      <w:r w:rsidR="001F143A">
        <w:rPr>
          <w:noProof/>
        </w:rPr>
        <w:fldChar w:fldCharType="end"/>
      </w:r>
      <w:r w:rsidR="00D5354B">
        <w:noBreakHyphen/>
      </w:r>
      <w:r w:rsidR="001F143A">
        <w:fldChar w:fldCharType="begin"/>
      </w:r>
      <w:r w:rsidR="001F143A">
        <w:instrText xml:space="preserve"> SEQ Table \* ARABIC \s 1 </w:instrText>
      </w:r>
      <w:r w:rsidR="001F143A">
        <w:fldChar w:fldCharType="separate"/>
      </w:r>
      <w:r w:rsidR="00D5354B">
        <w:rPr>
          <w:noProof/>
        </w:rPr>
        <w:t>1</w:t>
      </w:r>
      <w:r w:rsidR="001F143A">
        <w:rPr>
          <w:noProof/>
        </w:rPr>
        <w:fldChar w:fldCharType="end"/>
      </w:r>
      <w:r>
        <w:t xml:space="preserve"> Verification Data</w:t>
      </w:r>
      <w:bookmarkEnd w:id="140"/>
    </w:p>
    <w:tbl>
      <w:tblPr>
        <w:tblStyle w:val="TableGrid"/>
        <w:tblW w:w="0" w:type="auto"/>
        <w:tblLook w:val="04A0" w:firstRow="1" w:lastRow="0" w:firstColumn="1" w:lastColumn="0" w:noHBand="0" w:noVBand="1"/>
      </w:tblPr>
      <w:tblGrid>
        <w:gridCol w:w="1720"/>
        <w:gridCol w:w="2258"/>
        <w:gridCol w:w="2258"/>
        <w:gridCol w:w="2258"/>
      </w:tblGrid>
      <w:tr w:rsidR="004939D6" w14:paraId="6C774508" w14:textId="77777777" w:rsidTr="004939D6">
        <w:tc>
          <w:tcPr>
            <w:tcW w:w="1720" w:type="dxa"/>
          </w:tcPr>
          <w:p w14:paraId="17B042F2" w14:textId="6BCE3CDF" w:rsidR="004939D6" w:rsidRDefault="004939D6" w:rsidP="00C526C6">
            <w:pPr>
              <w:jc w:val="center"/>
            </w:pPr>
            <w:r>
              <w:t>Data No.</w:t>
            </w:r>
          </w:p>
        </w:tc>
        <w:tc>
          <w:tcPr>
            <w:tcW w:w="2258" w:type="dxa"/>
          </w:tcPr>
          <w:p w14:paraId="421EAC78" w14:textId="535C5185" w:rsidR="004939D6" w:rsidRDefault="004939D6" w:rsidP="00C526C6">
            <w:pPr>
              <w:jc w:val="center"/>
            </w:pPr>
            <w:r>
              <w:t>R0</w:t>
            </w:r>
          </w:p>
        </w:tc>
        <w:tc>
          <w:tcPr>
            <w:tcW w:w="2258" w:type="dxa"/>
          </w:tcPr>
          <w:p w14:paraId="2DCB3EED" w14:textId="3E2C22F3" w:rsidR="004939D6" w:rsidRDefault="004939D6" w:rsidP="00C526C6">
            <w:pPr>
              <w:jc w:val="center"/>
            </w:pPr>
            <w:r>
              <w:t>R1</w:t>
            </w:r>
          </w:p>
        </w:tc>
        <w:tc>
          <w:tcPr>
            <w:tcW w:w="2258" w:type="dxa"/>
          </w:tcPr>
          <w:p w14:paraId="6939E0F0" w14:textId="77812E05" w:rsidR="004939D6" w:rsidRDefault="004939D6" w:rsidP="00C526C6">
            <w:pPr>
              <w:jc w:val="center"/>
            </w:pPr>
            <w:r>
              <w:t>R2</w:t>
            </w:r>
          </w:p>
        </w:tc>
      </w:tr>
      <w:tr w:rsidR="004939D6" w14:paraId="46C42FD3" w14:textId="77777777" w:rsidTr="004939D6">
        <w:tc>
          <w:tcPr>
            <w:tcW w:w="1720" w:type="dxa"/>
          </w:tcPr>
          <w:p w14:paraId="03CB9028" w14:textId="62022CB9" w:rsidR="004939D6" w:rsidRPr="006A4208" w:rsidRDefault="004939D6" w:rsidP="00C526C6">
            <w:pPr>
              <w:jc w:val="center"/>
            </w:pPr>
            <w:r>
              <w:t>1</w:t>
            </w:r>
          </w:p>
        </w:tc>
        <w:tc>
          <w:tcPr>
            <w:tcW w:w="2258" w:type="dxa"/>
          </w:tcPr>
          <w:p w14:paraId="36A028B0" w14:textId="1DC4039E" w:rsidR="004939D6" w:rsidRDefault="004939D6" w:rsidP="00C526C6">
            <w:pPr>
              <w:jc w:val="center"/>
            </w:pPr>
            <w:r w:rsidRPr="006A4208">
              <w:t>0.06737498</w:t>
            </w:r>
          </w:p>
        </w:tc>
        <w:tc>
          <w:tcPr>
            <w:tcW w:w="2258" w:type="dxa"/>
          </w:tcPr>
          <w:p w14:paraId="3945A741" w14:textId="06B6A4A1" w:rsidR="004939D6" w:rsidRDefault="004939D6" w:rsidP="00C526C6">
            <w:pPr>
              <w:jc w:val="center"/>
            </w:pPr>
            <w:r w:rsidRPr="006A4208">
              <w:t>0.01057996</w:t>
            </w:r>
          </w:p>
        </w:tc>
        <w:tc>
          <w:tcPr>
            <w:tcW w:w="2258" w:type="dxa"/>
          </w:tcPr>
          <w:p w14:paraId="402E2EBF" w14:textId="5A609100" w:rsidR="004939D6" w:rsidRDefault="004939D6" w:rsidP="00C526C6">
            <w:pPr>
              <w:jc w:val="center"/>
            </w:pPr>
            <w:r w:rsidRPr="006A4208">
              <w:t>0.07290578</w:t>
            </w:r>
          </w:p>
        </w:tc>
      </w:tr>
      <w:tr w:rsidR="004939D6" w14:paraId="7EC8CDDE" w14:textId="77777777" w:rsidTr="004939D6">
        <w:tc>
          <w:tcPr>
            <w:tcW w:w="1720" w:type="dxa"/>
          </w:tcPr>
          <w:p w14:paraId="663CE020" w14:textId="087A9CD6" w:rsidR="004939D6" w:rsidRPr="006A4208" w:rsidRDefault="004939D6" w:rsidP="00C526C6">
            <w:pPr>
              <w:jc w:val="center"/>
            </w:pPr>
            <w:r>
              <w:t>2</w:t>
            </w:r>
          </w:p>
        </w:tc>
        <w:tc>
          <w:tcPr>
            <w:tcW w:w="2258" w:type="dxa"/>
          </w:tcPr>
          <w:p w14:paraId="6F6B94B4" w14:textId="590314AC" w:rsidR="004939D6" w:rsidRDefault="004939D6" w:rsidP="00C526C6">
            <w:pPr>
              <w:jc w:val="center"/>
            </w:pPr>
            <w:r w:rsidRPr="006A4208">
              <w:t>0.06700802</w:t>
            </w:r>
          </w:p>
        </w:tc>
        <w:tc>
          <w:tcPr>
            <w:tcW w:w="2258" w:type="dxa"/>
          </w:tcPr>
          <w:p w14:paraId="0D34C28B" w14:textId="1FCF55CF" w:rsidR="004939D6" w:rsidRDefault="004939D6" w:rsidP="00C526C6">
            <w:pPr>
              <w:jc w:val="center"/>
            </w:pPr>
            <w:r w:rsidRPr="006A4208">
              <w:t>0.01061237</w:t>
            </w:r>
          </w:p>
        </w:tc>
        <w:tc>
          <w:tcPr>
            <w:tcW w:w="2258" w:type="dxa"/>
          </w:tcPr>
          <w:p w14:paraId="3C17F96E" w14:textId="132C8028" w:rsidR="004939D6" w:rsidRDefault="004939D6" w:rsidP="00C526C6">
            <w:pPr>
              <w:jc w:val="center"/>
            </w:pPr>
            <w:r w:rsidRPr="006A4208">
              <w:t>0.0713433</w:t>
            </w:r>
          </w:p>
        </w:tc>
      </w:tr>
      <w:tr w:rsidR="004939D6" w14:paraId="620622F3" w14:textId="77777777" w:rsidTr="004939D6">
        <w:tc>
          <w:tcPr>
            <w:tcW w:w="1720" w:type="dxa"/>
          </w:tcPr>
          <w:p w14:paraId="2098FECC" w14:textId="62DF793C" w:rsidR="004939D6" w:rsidRPr="004939D6" w:rsidRDefault="004939D6" w:rsidP="00C526C6">
            <w:pPr>
              <w:jc w:val="center"/>
            </w:pPr>
            <w:r>
              <w:t>3</w:t>
            </w:r>
          </w:p>
        </w:tc>
        <w:tc>
          <w:tcPr>
            <w:tcW w:w="2258" w:type="dxa"/>
          </w:tcPr>
          <w:p w14:paraId="788EC6D7" w14:textId="4375FDDE" w:rsidR="004939D6" w:rsidRDefault="004939D6" w:rsidP="00C526C6">
            <w:pPr>
              <w:jc w:val="center"/>
            </w:pPr>
            <w:r w:rsidRPr="004939D6">
              <w:t>0.07697953</w:t>
            </w:r>
          </w:p>
        </w:tc>
        <w:tc>
          <w:tcPr>
            <w:tcW w:w="2258" w:type="dxa"/>
          </w:tcPr>
          <w:p w14:paraId="186F166D" w14:textId="270BB764" w:rsidR="004939D6" w:rsidRDefault="004939D6" w:rsidP="00C526C6">
            <w:pPr>
              <w:jc w:val="center"/>
            </w:pPr>
            <w:r w:rsidRPr="004939D6">
              <w:t>0.00992196</w:t>
            </w:r>
          </w:p>
        </w:tc>
        <w:tc>
          <w:tcPr>
            <w:tcW w:w="2258" w:type="dxa"/>
          </w:tcPr>
          <w:p w14:paraId="78BC11DC" w14:textId="4366E73E" w:rsidR="004939D6" w:rsidRDefault="004939D6" w:rsidP="00C526C6">
            <w:pPr>
              <w:jc w:val="center"/>
            </w:pPr>
            <w:r w:rsidRPr="004939D6">
              <w:t>0.0535696</w:t>
            </w:r>
          </w:p>
        </w:tc>
      </w:tr>
      <w:tr w:rsidR="004939D6" w14:paraId="1AA8B888" w14:textId="77777777" w:rsidTr="004939D6">
        <w:tc>
          <w:tcPr>
            <w:tcW w:w="1720" w:type="dxa"/>
          </w:tcPr>
          <w:p w14:paraId="34851FF2" w14:textId="5DC205C5" w:rsidR="004939D6" w:rsidRDefault="004939D6" w:rsidP="00C526C6">
            <w:pPr>
              <w:jc w:val="center"/>
            </w:pPr>
            <w:r>
              <w:t>4</w:t>
            </w:r>
          </w:p>
        </w:tc>
        <w:tc>
          <w:tcPr>
            <w:tcW w:w="2258" w:type="dxa"/>
          </w:tcPr>
          <w:p w14:paraId="2077B233" w14:textId="2677168A" w:rsidR="004939D6" w:rsidRDefault="004939D6" w:rsidP="00C526C6">
            <w:pPr>
              <w:jc w:val="center"/>
            </w:pPr>
            <w:r w:rsidRPr="004939D6">
              <w:t>0.06778585</w:t>
            </w:r>
          </w:p>
        </w:tc>
        <w:tc>
          <w:tcPr>
            <w:tcW w:w="2258" w:type="dxa"/>
          </w:tcPr>
          <w:p w14:paraId="2AFC13EA" w14:textId="7298A301" w:rsidR="004939D6" w:rsidRDefault="00DE5D54" w:rsidP="00C526C6">
            <w:pPr>
              <w:jc w:val="center"/>
            </w:pPr>
            <w:r w:rsidRPr="00DE5D54">
              <w:t>0.01076954</w:t>
            </w:r>
          </w:p>
        </w:tc>
        <w:tc>
          <w:tcPr>
            <w:tcW w:w="2258" w:type="dxa"/>
          </w:tcPr>
          <w:p w14:paraId="2394B321" w14:textId="671479FC" w:rsidR="004939D6" w:rsidRDefault="00DE5D54" w:rsidP="00C526C6">
            <w:pPr>
              <w:jc w:val="center"/>
            </w:pPr>
            <w:r w:rsidRPr="00DE5D54">
              <w:t>0.07125462</w:t>
            </w:r>
          </w:p>
        </w:tc>
      </w:tr>
      <w:tr w:rsidR="004939D6" w14:paraId="5EF46F42" w14:textId="77777777" w:rsidTr="004939D6">
        <w:tc>
          <w:tcPr>
            <w:tcW w:w="1720" w:type="dxa"/>
          </w:tcPr>
          <w:p w14:paraId="3FF9B16F" w14:textId="6E1F0F3E" w:rsidR="004939D6" w:rsidRDefault="003962FE" w:rsidP="00C526C6">
            <w:pPr>
              <w:jc w:val="center"/>
            </w:pPr>
            <w:r>
              <w:t>5</w:t>
            </w:r>
          </w:p>
        </w:tc>
        <w:tc>
          <w:tcPr>
            <w:tcW w:w="2258" w:type="dxa"/>
          </w:tcPr>
          <w:p w14:paraId="55BBEE14" w14:textId="4AC4859C" w:rsidR="004939D6" w:rsidRDefault="00DE5D54" w:rsidP="00C526C6">
            <w:pPr>
              <w:jc w:val="center"/>
            </w:pPr>
            <w:r w:rsidRPr="00DE5D54">
              <w:t>0.07672044</w:t>
            </w:r>
          </w:p>
        </w:tc>
        <w:tc>
          <w:tcPr>
            <w:tcW w:w="2258" w:type="dxa"/>
          </w:tcPr>
          <w:p w14:paraId="25A969B5" w14:textId="1687A2C2" w:rsidR="004939D6" w:rsidRDefault="00DE5D54" w:rsidP="00C526C6">
            <w:pPr>
              <w:jc w:val="center"/>
            </w:pPr>
            <w:r w:rsidRPr="00DE5D54">
              <w:t>0.01011921</w:t>
            </w:r>
          </w:p>
        </w:tc>
        <w:tc>
          <w:tcPr>
            <w:tcW w:w="2258" w:type="dxa"/>
          </w:tcPr>
          <w:p w14:paraId="6F490291" w14:textId="5E938B1B" w:rsidR="004939D6" w:rsidRDefault="00DE5D54" w:rsidP="00C526C6">
            <w:pPr>
              <w:jc w:val="center"/>
            </w:pPr>
            <w:r w:rsidRPr="00DE5D54">
              <w:t>0.05347059</w:t>
            </w:r>
          </w:p>
        </w:tc>
      </w:tr>
      <w:tr w:rsidR="004939D6" w14:paraId="346F28B7" w14:textId="77777777" w:rsidTr="004939D6">
        <w:tc>
          <w:tcPr>
            <w:tcW w:w="1720" w:type="dxa"/>
          </w:tcPr>
          <w:p w14:paraId="2A969AE7" w14:textId="3898AC31" w:rsidR="004939D6" w:rsidRDefault="003962FE" w:rsidP="00C526C6">
            <w:pPr>
              <w:jc w:val="center"/>
            </w:pPr>
            <w:r>
              <w:t>6</w:t>
            </w:r>
          </w:p>
        </w:tc>
        <w:tc>
          <w:tcPr>
            <w:tcW w:w="2258" w:type="dxa"/>
          </w:tcPr>
          <w:p w14:paraId="625D171C" w14:textId="38C92F19" w:rsidR="004939D6" w:rsidRDefault="00DE5D54" w:rsidP="00C526C6">
            <w:pPr>
              <w:jc w:val="center"/>
            </w:pPr>
            <w:r w:rsidRPr="00DE5D54">
              <w:t>0.08607709</w:t>
            </w:r>
          </w:p>
        </w:tc>
        <w:tc>
          <w:tcPr>
            <w:tcW w:w="2258" w:type="dxa"/>
          </w:tcPr>
          <w:p w14:paraId="284C68BC" w14:textId="52EC140E" w:rsidR="004939D6" w:rsidRDefault="003C100A" w:rsidP="00C526C6">
            <w:pPr>
              <w:jc w:val="center"/>
            </w:pPr>
            <w:r w:rsidRPr="003C100A">
              <w:t>0.01154582</w:t>
            </w:r>
          </w:p>
        </w:tc>
        <w:tc>
          <w:tcPr>
            <w:tcW w:w="2258" w:type="dxa"/>
          </w:tcPr>
          <w:p w14:paraId="165ACCCA" w14:textId="2741B2BA" w:rsidR="004939D6" w:rsidRDefault="003C100A" w:rsidP="00C526C6">
            <w:pPr>
              <w:jc w:val="center"/>
            </w:pPr>
            <w:r w:rsidRPr="003C100A">
              <w:t>0.0896983</w:t>
            </w:r>
          </w:p>
        </w:tc>
      </w:tr>
      <w:tr w:rsidR="004939D6" w14:paraId="2667CB18" w14:textId="77777777" w:rsidTr="004939D6">
        <w:tc>
          <w:tcPr>
            <w:tcW w:w="1720" w:type="dxa"/>
          </w:tcPr>
          <w:p w14:paraId="38C32AA8" w14:textId="5412B894" w:rsidR="004939D6" w:rsidRDefault="003962FE" w:rsidP="00C526C6">
            <w:pPr>
              <w:jc w:val="center"/>
            </w:pPr>
            <w:r>
              <w:t>7</w:t>
            </w:r>
          </w:p>
        </w:tc>
        <w:tc>
          <w:tcPr>
            <w:tcW w:w="2258" w:type="dxa"/>
          </w:tcPr>
          <w:p w14:paraId="2779CB53" w14:textId="10DF4DE1" w:rsidR="004939D6" w:rsidRDefault="003C100A" w:rsidP="00C526C6">
            <w:pPr>
              <w:jc w:val="center"/>
            </w:pPr>
            <w:r w:rsidRPr="003C100A">
              <w:t>0.0895637</w:t>
            </w:r>
          </w:p>
        </w:tc>
        <w:tc>
          <w:tcPr>
            <w:tcW w:w="2258" w:type="dxa"/>
          </w:tcPr>
          <w:p w14:paraId="0679F6A3" w14:textId="50A96AD3" w:rsidR="004939D6" w:rsidRDefault="003C100A" w:rsidP="00C526C6">
            <w:pPr>
              <w:jc w:val="center"/>
            </w:pPr>
            <w:r w:rsidRPr="003C100A">
              <w:t>0.01206921</w:t>
            </w:r>
          </w:p>
        </w:tc>
        <w:tc>
          <w:tcPr>
            <w:tcW w:w="2258" w:type="dxa"/>
          </w:tcPr>
          <w:p w14:paraId="0FF789A2" w14:textId="35753FD8" w:rsidR="004939D6" w:rsidRDefault="003962FE" w:rsidP="00C526C6">
            <w:pPr>
              <w:jc w:val="center"/>
            </w:pPr>
            <w:r w:rsidRPr="003962FE">
              <w:t>0.09197608</w:t>
            </w:r>
          </w:p>
        </w:tc>
      </w:tr>
      <w:tr w:rsidR="003962FE" w14:paraId="791E2B98" w14:textId="77777777" w:rsidTr="004939D6">
        <w:tc>
          <w:tcPr>
            <w:tcW w:w="1720" w:type="dxa"/>
          </w:tcPr>
          <w:p w14:paraId="4C3BB810" w14:textId="7F3CEFD7" w:rsidR="003962FE" w:rsidRDefault="003962FE" w:rsidP="00C526C6">
            <w:pPr>
              <w:jc w:val="center"/>
            </w:pPr>
            <w:r>
              <w:t>8</w:t>
            </w:r>
          </w:p>
        </w:tc>
        <w:tc>
          <w:tcPr>
            <w:tcW w:w="2258" w:type="dxa"/>
          </w:tcPr>
          <w:p w14:paraId="2A112417" w14:textId="42FD8B2E" w:rsidR="003962FE" w:rsidRPr="003C100A" w:rsidRDefault="003962FE" w:rsidP="00C526C6">
            <w:pPr>
              <w:jc w:val="center"/>
            </w:pPr>
            <w:r w:rsidRPr="003962FE">
              <w:t>0.08676389</w:t>
            </w:r>
          </w:p>
        </w:tc>
        <w:tc>
          <w:tcPr>
            <w:tcW w:w="2258" w:type="dxa"/>
          </w:tcPr>
          <w:p w14:paraId="6EA25DDF" w14:textId="6767E94C" w:rsidR="003962FE" w:rsidRPr="003C100A" w:rsidRDefault="003962FE" w:rsidP="00C526C6">
            <w:pPr>
              <w:jc w:val="center"/>
            </w:pPr>
            <w:r w:rsidRPr="003962FE">
              <w:t>0.01165889</w:t>
            </w:r>
          </w:p>
        </w:tc>
        <w:tc>
          <w:tcPr>
            <w:tcW w:w="2258" w:type="dxa"/>
          </w:tcPr>
          <w:p w14:paraId="65F813D8" w14:textId="7CCEE927" w:rsidR="003962FE" w:rsidRPr="003962FE" w:rsidRDefault="00C526C6" w:rsidP="00C526C6">
            <w:pPr>
              <w:jc w:val="center"/>
            </w:pPr>
            <w:r w:rsidRPr="00C526C6">
              <w:t>0.09337448</w:t>
            </w:r>
          </w:p>
        </w:tc>
      </w:tr>
      <w:tr w:rsidR="003962FE" w14:paraId="2DFDDE11" w14:textId="77777777" w:rsidTr="004939D6">
        <w:tc>
          <w:tcPr>
            <w:tcW w:w="1720" w:type="dxa"/>
          </w:tcPr>
          <w:p w14:paraId="5C0A7234" w14:textId="6B661C5D" w:rsidR="003962FE" w:rsidRDefault="00C526C6" w:rsidP="00C526C6">
            <w:pPr>
              <w:jc w:val="center"/>
            </w:pPr>
            <w:r>
              <w:t>9</w:t>
            </w:r>
          </w:p>
        </w:tc>
        <w:tc>
          <w:tcPr>
            <w:tcW w:w="2258" w:type="dxa"/>
          </w:tcPr>
          <w:p w14:paraId="17CC0F08" w14:textId="254CA9EC" w:rsidR="003962FE" w:rsidRPr="003C100A" w:rsidRDefault="00C526C6" w:rsidP="00C526C6">
            <w:pPr>
              <w:jc w:val="center"/>
            </w:pPr>
            <w:r w:rsidRPr="00C526C6">
              <w:t>0.08694703</w:t>
            </w:r>
          </w:p>
        </w:tc>
        <w:tc>
          <w:tcPr>
            <w:tcW w:w="2258" w:type="dxa"/>
          </w:tcPr>
          <w:p w14:paraId="0A696D17" w14:textId="525AD27F" w:rsidR="003962FE" w:rsidRPr="003C100A" w:rsidRDefault="00C526C6" w:rsidP="00C526C6">
            <w:pPr>
              <w:jc w:val="center"/>
            </w:pPr>
            <w:r w:rsidRPr="00C526C6">
              <w:t>0.01161352</w:t>
            </w:r>
          </w:p>
        </w:tc>
        <w:tc>
          <w:tcPr>
            <w:tcW w:w="2258" w:type="dxa"/>
          </w:tcPr>
          <w:p w14:paraId="098AD444" w14:textId="34E5B539" w:rsidR="003962FE" w:rsidRPr="003962FE" w:rsidRDefault="00C526C6" w:rsidP="00C526C6">
            <w:pPr>
              <w:jc w:val="center"/>
            </w:pPr>
            <w:r w:rsidRPr="00C526C6">
              <w:t>0.09052772</w:t>
            </w:r>
          </w:p>
        </w:tc>
      </w:tr>
    </w:tbl>
    <w:p w14:paraId="1879351C" w14:textId="31229224" w:rsidR="006E3118" w:rsidRDefault="00CF16A2" w:rsidP="00941D35">
      <w:r>
        <w:t>After putting the above data into the model and comparing them with the correct answers, the results are as follows:</w:t>
      </w:r>
    </w:p>
    <w:p w14:paraId="03B94A24" w14:textId="487F94BE" w:rsidR="00D5354B" w:rsidRDefault="00D5354B" w:rsidP="00D5354B">
      <w:pPr>
        <w:pStyle w:val="Caption"/>
        <w:keepNext/>
        <w:jc w:val="center"/>
      </w:pPr>
      <w:bookmarkStart w:id="141" w:name="_Toc49244322"/>
      <w:r>
        <w:t xml:space="preserve">Table </w:t>
      </w:r>
      <w:r w:rsidR="001F143A">
        <w:fldChar w:fldCharType="begin"/>
      </w:r>
      <w:r w:rsidR="001F143A">
        <w:instrText xml:space="preserve"> STYLEREF 1 \s </w:instrText>
      </w:r>
      <w:r w:rsidR="001F143A">
        <w:fldChar w:fldCharType="separate"/>
      </w:r>
      <w:r>
        <w:rPr>
          <w:noProof/>
        </w:rPr>
        <w:t>5</w:t>
      </w:r>
      <w:r w:rsidR="001F143A">
        <w:rPr>
          <w:noProof/>
        </w:rPr>
        <w:fldChar w:fldCharType="end"/>
      </w:r>
      <w:r>
        <w:noBreakHyphen/>
      </w:r>
      <w:r w:rsidR="001F143A">
        <w:fldChar w:fldCharType="begin"/>
      </w:r>
      <w:r w:rsidR="001F143A">
        <w:instrText xml:space="preserve"> SEQ Table \* ARABIC \s 1 </w:instrText>
      </w:r>
      <w:r w:rsidR="001F143A">
        <w:fldChar w:fldCharType="separate"/>
      </w:r>
      <w:r>
        <w:rPr>
          <w:noProof/>
        </w:rPr>
        <w:t>2</w:t>
      </w:r>
      <w:r w:rsidR="001F143A">
        <w:rPr>
          <w:noProof/>
        </w:rPr>
        <w:fldChar w:fldCharType="end"/>
      </w:r>
      <w:r>
        <w:t xml:space="preserve"> Validation Results</w:t>
      </w:r>
      <w:bookmarkEnd w:id="141"/>
    </w:p>
    <w:tbl>
      <w:tblPr>
        <w:tblStyle w:val="TableGrid"/>
        <w:tblW w:w="0" w:type="auto"/>
        <w:tblLook w:val="04A0" w:firstRow="1" w:lastRow="0" w:firstColumn="1" w:lastColumn="0" w:noHBand="0" w:noVBand="1"/>
      </w:tblPr>
      <w:tblGrid>
        <w:gridCol w:w="2123"/>
        <w:gridCol w:w="2123"/>
        <w:gridCol w:w="2124"/>
        <w:gridCol w:w="2124"/>
      </w:tblGrid>
      <w:tr w:rsidR="006139A2" w14:paraId="22539615" w14:textId="77777777" w:rsidTr="006139A2">
        <w:tc>
          <w:tcPr>
            <w:tcW w:w="2123" w:type="dxa"/>
          </w:tcPr>
          <w:p w14:paraId="2EE663F0" w14:textId="6C2ED263" w:rsidR="006139A2" w:rsidRDefault="006139A2" w:rsidP="00D5354B">
            <w:pPr>
              <w:jc w:val="center"/>
            </w:pPr>
            <w:r>
              <w:t>Data No.</w:t>
            </w:r>
          </w:p>
        </w:tc>
        <w:tc>
          <w:tcPr>
            <w:tcW w:w="2123" w:type="dxa"/>
          </w:tcPr>
          <w:p w14:paraId="5794CBD9" w14:textId="048A6EBA" w:rsidR="006139A2" w:rsidRDefault="00C85A2D" w:rsidP="00D5354B">
            <w:pPr>
              <w:jc w:val="center"/>
            </w:pPr>
            <w:r>
              <w:t>ML Estimation</w:t>
            </w:r>
          </w:p>
        </w:tc>
        <w:tc>
          <w:tcPr>
            <w:tcW w:w="2124" w:type="dxa"/>
          </w:tcPr>
          <w:p w14:paraId="025D1FA0" w14:textId="288DA9DA" w:rsidR="006139A2" w:rsidRDefault="00C85A2D" w:rsidP="00D5354B">
            <w:pPr>
              <w:jc w:val="center"/>
            </w:pPr>
            <w:r>
              <w:t>Correct Answer</w:t>
            </w:r>
          </w:p>
        </w:tc>
        <w:tc>
          <w:tcPr>
            <w:tcW w:w="2124" w:type="dxa"/>
          </w:tcPr>
          <w:p w14:paraId="4992DDCB" w14:textId="57191B27" w:rsidR="006139A2" w:rsidRDefault="00D5354B" w:rsidP="00D5354B">
            <w:pPr>
              <w:jc w:val="center"/>
            </w:pPr>
            <w:r>
              <w:t>Correct or Not?</w:t>
            </w:r>
          </w:p>
        </w:tc>
      </w:tr>
      <w:tr w:rsidR="006139A2" w14:paraId="3C3586CC" w14:textId="77777777" w:rsidTr="006139A2">
        <w:tc>
          <w:tcPr>
            <w:tcW w:w="2123" w:type="dxa"/>
          </w:tcPr>
          <w:p w14:paraId="7BB16C3B" w14:textId="5B4A074B" w:rsidR="006139A2" w:rsidRDefault="006139A2" w:rsidP="00D5354B">
            <w:pPr>
              <w:jc w:val="center"/>
            </w:pPr>
            <w:r>
              <w:t>1</w:t>
            </w:r>
          </w:p>
        </w:tc>
        <w:tc>
          <w:tcPr>
            <w:tcW w:w="2123" w:type="dxa"/>
          </w:tcPr>
          <w:p w14:paraId="60921402" w14:textId="49532B1A" w:rsidR="006139A2" w:rsidRDefault="00D5354B" w:rsidP="00D5354B">
            <w:pPr>
              <w:jc w:val="center"/>
            </w:pPr>
            <w:r>
              <w:t>30</w:t>
            </w:r>
          </w:p>
        </w:tc>
        <w:tc>
          <w:tcPr>
            <w:tcW w:w="2124" w:type="dxa"/>
          </w:tcPr>
          <w:p w14:paraId="5F16853D" w14:textId="36565AD2" w:rsidR="006139A2" w:rsidRDefault="00D5354B" w:rsidP="00D5354B">
            <w:pPr>
              <w:jc w:val="center"/>
            </w:pPr>
            <w:r>
              <w:t>30</w:t>
            </w:r>
          </w:p>
        </w:tc>
        <w:tc>
          <w:tcPr>
            <w:tcW w:w="2124" w:type="dxa"/>
          </w:tcPr>
          <w:p w14:paraId="7E02604E" w14:textId="7EDA73E0" w:rsidR="006139A2" w:rsidRDefault="00D5354B" w:rsidP="00D5354B">
            <w:pPr>
              <w:jc w:val="center"/>
            </w:pPr>
            <w:r>
              <w:t>Correct</w:t>
            </w:r>
          </w:p>
        </w:tc>
      </w:tr>
      <w:tr w:rsidR="006139A2" w14:paraId="7B96FA4A" w14:textId="77777777" w:rsidTr="006139A2">
        <w:tc>
          <w:tcPr>
            <w:tcW w:w="2123" w:type="dxa"/>
          </w:tcPr>
          <w:p w14:paraId="6C8120B1" w14:textId="4206A53B" w:rsidR="006139A2" w:rsidRDefault="006139A2" w:rsidP="00D5354B">
            <w:pPr>
              <w:jc w:val="center"/>
            </w:pPr>
            <w:r>
              <w:t>2</w:t>
            </w:r>
          </w:p>
        </w:tc>
        <w:tc>
          <w:tcPr>
            <w:tcW w:w="2123" w:type="dxa"/>
          </w:tcPr>
          <w:p w14:paraId="30D00550" w14:textId="7D2DCA2F" w:rsidR="006139A2" w:rsidRDefault="00D5354B" w:rsidP="00D5354B">
            <w:pPr>
              <w:jc w:val="center"/>
            </w:pPr>
            <w:r>
              <w:t>30</w:t>
            </w:r>
          </w:p>
        </w:tc>
        <w:tc>
          <w:tcPr>
            <w:tcW w:w="2124" w:type="dxa"/>
          </w:tcPr>
          <w:p w14:paraId="37688DD4" w14:textId="1FAFEAFD" w:rsidR="006139A2" w:rsidRDefault="00D5354B" w:rsidP="00D5354B">
            <w:pPr>
              <w:jc w:val="center"/>
            </w:pPr>
            <w:r>
              <w:t>30</w:t>
            </w:r>
          </w:p>
        </w:tc>
        <w:tc>
          <w:tcPr>
            <w:tcW w:w="2124" w:type="dxa"/>
          </w:tcPr>
          <w:p w14:paraId="4115C798" w14:textId="2EC65747" w:rsidR="006139A2" w:rsidRDefault="00D5354B" w:rsidP="00D5354B">
            <w:pPr>
              <w:jc w:val="center"/>
            </w:pPr>
            <w:r>
              <w:t>Correct</w:t>
            </w:r>
          </w:p>
        </w:tc>
      </w:tr>
      <w:tr w:rsidR="006139A2" w14:paraId="1A872B1E" w14:textId="77777777" w:rsidTr="006139A2">
        <w:tc>
          <w:tcPr>
            <w:tcW w:w="2123" w:type="dxa"/>
          </w:tcPr>
          <w:p w14:paraId="6A0CF48C" w14:textId="13FDB23C" w:rsidR="006139A2" w:rsidRDefault="006139A2" w:rsidP="00D5354B">
            <w:pPr>
              <w:jc w:val="center"/>
            </w:pPr>
            <w:r>
              <w:t>3</w:t>
            </w:r>
          </w:p>
        </w:tc>
        <w:tc>
          <w:tcPr>
            <w:tcW w:w="2123" w:type="dxa"/>
          </w:tcPr>
          <w:p w14:paraId="0E0E8EE1" w14:textId="60B26FD3" w:rsidR="006139A2" w:rsidRDefault="00D5354B" w:rsidP="00D5354B">
            <w:pPr>
              <w:jc w:val="center"/>
            </w:pPr>
            <w:r>
              <w:t>1</w:t>
            </w:r>
          </w:p>
        </w:tc>
        <w:tc>
          <w:tcPr>
            <w:tcW w:w="2124" w:type="dxa"/>
          </w:tcPr>
          <w:p w14:paraId="5F8C166B" w14:textId="3AD6B112" w:rsidR="006139A2" w:rsidRDefault="00D5354B" w:rsidP="00D5354B">
            <w:pPr>
              <w:jc w:val="center"/>
            </w:pPr>
            <w:r>
              <w:t>1</w:t>
            </w:r>
          </w:p>
        </w:tc>
        <w:tc>
          <w:tcPr>
            <w:tcW w:w="2124" w:type="dxa"/>
          </w:tcPr>
          <w:p w14:paraId="1C44E80E" w14:textId="2AC90C0A" w:rsidR="006139A2" w:rsidRDefault="00D5354B" w:rsidP="00D5354B">
            <w:pPr>
              <w:jc w:val="center"/>
            </w:pPr>
            <w:r>
              <w:t>Correct</w:t>
            </w:r>
          </w:p>
        </w:tc>
      </w:tr>
      <w:tr w:rsidR="006139A2" w14:paraId="49A06928" w14:textId="77777777" w:rsidTr="006139A2">
        <w:tc>
          <w:tcPr>
            <w:tcW w:w="2123" w:type="dxa"/>
          </w:tcPr>
          <w:p w14:paraId="4E8DE30F" w14:textId="06AB6D8F" w:rsidR="006139A2" w:rsidRDefault="006139A2" w:rsidP="00D5354B">
            <w:pPr>
              <w:jc w:val="center"/>
            </w:pPr>
            <w:r>
              <w:t>4</w:t>
            </w:r>
          </w:p>
        </w:tc>
        <w:tc>
          <w:tcPr>
            <w:tcW w:w="2123" w:type="dxa"/>
          </w:tcPr>
          <w:p w14:paraId="344C8307" w14:textId="0CEFB4C7" w:rsidR="006139A2" w:rsidRDefault="00D5354B" w:rsidP="00D5354B">
            <w:pPr>
              <w:jc w:val="center"/>
            </w:pPr>
            <w:r>
              <w:t>30</w:t>
            </w:r>
          </w:p>
        </w:tc>
        <w:tc>
          <w:tcPr>
            <w:tcW w:w="2124" w:type="dxa"/>
          </w:tcPr>
          <w:p w14:paraId="764B6F71" w14:textId="7ECA66CC" w:rsidR="006139A2" w:rsidRDefault="00D5354B" w:rsidP="00D5354B">
            <w:pPr>
              <w:jc w:val="center"/>
            </w:pPr>
            <w:r>
              <w:t>30</w:t>
            </w:r>
          </w:p>
        </w:tc>
        <w:tc>
          <w:tcPr>
            <w:tcW w:w="2124" w:type="dxa"/>
          </w:tcPr>
          <w:p w14:paraId="46FF4254" w14:textId="7A9E70B4" w:rsidR="006139A2" w:rsidRDefault="00D5354B" w:rsidP="00D5354B">
            <w:pPr>
              <w:jc w:val="center"/>
            </w:pPr>
            <w:r>
              <w:t>Correct</w:t>
            </w:r>
          </w:p>
        </w:tc>
      </w:tr>
      <w:tr w:rsidR="006139A2" w14:paraId="336F10C0" w14:textId="77777777" w:rsidTr="006139A2">
        <w:tc>
          <w:tcPr>
            <w:tcW w:w="2123" w:type="dxa"/>
          </w:tcPr>
          <w:p w14:paraId="29EEF8CD" w14:textId="7996BE8B" w:rsidR="006139A2" w:rsidRDefault="006139A2" w:rsidP="00D5354B">
            <w:pPr>
              <w:jc w:val="center"/>
            </w:pPr>
            <w:r>
              <w:lastRenderedPageBreak/>
              <w:t>5</w:t>
            </w:r>
          </w:p>
        </w:tc>
        <w:tc>
          <w:tcPr>
            <w:tcW w:w="2123" w:type="dxa"/>
          </w:tcPr>
          <w:p w14:paraId="4FCB9F12" w14:textId="62F6E6C5" w:rsidR="006139A2" w:rsidRDefault="00D5354B" w:rsidP="00D5354B">
            <w:pPr>
              <w:jc w:val="center"/>
            </w:pPr>
            <w:r>
              <w:t>1</w:t>
            </w:r>
          </w:p>
        </w:tc>
        <w:tc>
          <w:tcPr>
            <w:tcW w:w="2124" w:type="dxa"/>
          </w:tcPr>
          <w:p w14:paraId="51A26422" w14:textId="35D6A063" w:rsidR="006139A2" w:rsidRDefault="00D5354B" w:rsidP="00D5354B">
            <w:pPr>
              <w:jc w:val="center"/>
            </w:pPr>
            <w:r>
              <w:t>1</w:t>
            </w:r>
          </w:p>
        </w:tc>
        <w:tc>
          <w:tcPr>
            <w:tcW w:w="2124" w:type="dxa"/>
          </w:tcPr>
          <w:p w14:paraId="5DE84A16" w14:textId="45206D00" w:rsidR="006139A2" w:rsidRDefault="00D5354B" w:rsidP="00D5354B">
            <w:pPr>
              <w:jc w:val="center"/>
            </w:pPr>
            <w:r>
              <w:t>Correct</w:t>
            </w:r>
          </w:p>
        </w:tc>
      </w:tr>
      <w:tr w:rsidR="006139A2" w14:paraId="14389AF0" w14:textId="77777777" w:rsidTr="006139A2">
        <w:tc>
          <w:tcPr>
            <w:tcW w:w="2123" w:type="dxa"/>
          </w:tcPr>
          <w:p w14:paraId="46E258A9" w14:textId="2718D229" w:rsidR="006139A2" w:rsidRDefault="006139A2" w:rsidP="00D5354B">
            <w:pPr>
              <w:jc w:val="center"/>
            </w:pPr>
            <w:r>
              <w:t>6</w:t>
            </w:r>
          </w:p>
        </w:tc>
        <w:tc>
          <w:tcPr>
            <w:tcW w:w="2123" w:type="dxa"/>
          </w:tcPr>
          <w:p w14:paraId="74702D19" w14:textId="5C42FDEC" w:rsidR="006139A2" w:rsidRDefault="00D5354B" w:rsidP="00D5354B">
            <w:pPr>
              <w:jc w:val="center"/>
            </w:pPr>
            <w:r>
              <w:t>50</w:t>
            </w:r>
          </w:p>
        </w:tc>
        <w:tc>
          <w:tcPr>
            <w:tcW w:w="2124" w:type="dxa"/>
          </w:tcPr>
          <w:p w14:paraId="0E7F12E5" w14:textId="29A9E594" w:rsidR="006139A2" w:rsidRDefault="00D5354B" w:rsidP="00D5354B">
            <w:pPr>
              <w:jc w:val="center"/>
            </w:pPr>
            <w:r>
              <w:t>50</w:t>
            </w:r>
          </w:p>
        </w:tc>
        <w:tc>
          <w:tcPr>
            <w:tcW w:w="2124" w:type="dxa"/>
          </w:tcPr>
          <w:p w14:paraId="3C048394" w14:textId="61CB25E6" w:rsidR="006139A2" w:rsidRDefault="00D5354B" w:rsidP="00D5354B">
            <w:pPr>
              <w:jc w:val="center"/>
            </w:pPr>
            <w:r>
              <w:t>Correct</w:t>
            </w:r>
          </w:p>
        </w:tc>
      </w:tr>
      <w:tr w:rsidR="006139A2" w14:paraId="7707D015" w14:textId="77777777" w:rsidTr="006139A2">
        <w:tc>
          <w:tcPr>
            <w:tcW w:w="2123" w:type="dxa"/>
          </w:tcPr>
          <w:p w14:paraId="5A9C9851" w14:textId="7E432584" w:rsidR="006139A2" w:rsidRDefault="006139A2" w:rsidP="00D5354B">
            <w:pPr>
              <w:jc w:val="center"/>
            </w:pPr>
            <w:r>
              <w:t>7</w:t>
            </w:r>
          </w:p>
        </w:tc>
        <w:tc>
          <w:tcPr>
            <w:tcW w:w="2123" w:type="dxa"/>
          </w:tcPr>
          <w:p w14:paraId="448C3EEE" w14:textId="4DF5C4C5" w:rsidR="006139A2" w:rsidRDefault="00D5354B" w:rsidP="00D5354B">
            <w:pPr>
              <w:jc w:val="center"/>
            </w:pPr>
            <w:r>
              <w:t>50</w:t>
            </w:r>
          </w:p>
        </w:tc>
        <w:tc>
          <w:tcPr>
            <w:tcW w:w="2124" w:type="dxa"/>
          </w:tcPr>
          <w:p w14:paraId="535712B1" w14:textId="27AE3762" w:rsidR="006139A2" w:rsidRDefault="00D5354B" w:rsidP="00D5354B">
            <w:pPr>
              <w:jc w:val="center"/>
            </w:pPr>
            <w:r>
              <w:t>50</w:t>
            </w:r>
          </w:p>
        </w:tc>
        <w:tc>
          <w:tcPr>
            <w:tcW w:w="2124" w:type="dxa"/>
          </w:tcPr>
          <w:p w14:paraId="4E74EF29" w14:textId="0EBAEA3A" w:rsidR="006139A2" w:rsidRDefault="00D5354B" w:rsidP="00D5354B">
            <w:pPr>
              <w:jc w:val="center"/>
            </w:pPr>
            <w:r>
              <w:t>Correct</w:t>
            </w:r>
          </w:p>
        </w:tc>
      </w:tr>
      <w:tr w:rsidR="00D5354B" w14:paraId="6F95C617" w14:textId="77777777" w:rsidTr="006139A2">
        <w:tc>
          <w:tcPr>
            <w:tcW w:w="2123" w:type="dxa"/>
          </w:tcPr>
          <w:p w14:paraId="3D5A7EDA" w14:textId="2795AF59" w:rsidR="00D5354B" w:rsidRDefault="00D5354B" w:rsidP="00D5354B">
            <w:pPr>
              <w:jc w:val="center"/>
            </w:pPr>
            <w:r>
              <w:t>8</w:t>
            </w:r>
          </w:p>
        </w:tc>
        <w:tc>
          <w:tcPr>
            <w:tcW w:w="2123" w:type="dxa"/>
          </w:tcPr>
          <w:p w14:paraId="53C14364" w14:textId="60DF5B62" w:rsidR="00D5354B" w:rsidRDefault="00D5354B" w:rsidP="00D5354B">
            <w:pPr>
              <w:jc w:val="center"/>
            </w:pPr>
            <w:r>
              <w:t>50</w:t>
            </w:r>
          </w:p>
        </w:tc>
        <w:tc>
          <w:tcPr>
            <w:tcW w:w="2124" w:type="dxa"/>
          </w:tcPr>
          <w:p w14:paraId="38433722" w14:textId="54AE7036" w:rsidR="00D5354B" w:rsidRDefault="00D5354B" w:rsidP="00D5354B">
            <w:pPr>
              <w:jc w:val="center"/>
            </w:pPr>
            <w:r>
              <w:t>50</w:t>
            </w:r>
          </w:p>
        </w:tc>
        <w:tc>
          <w:tcPr>
            <w:tcW w:w="2124" w:type="dxa"/>
          </w:tcPr>
          <w:p w14:paraId="05A6EB19" w14:textId="364626FC" w:rsidR="00D5354B" w:rsidRDefault="00D5354B" w:rsidP="00D5354B">
            <w:pPr>
              <w:jc w:val="center"/>
            </w:pPr>
            <w:r>
              <w:t>Correct</w:t>
            </w:r>
          </w:p>
        </w:tc>
      </w:tr>
      <w:tr w:rsidR="00D5354B" w14:paraId="7ECA07AF" w14:textId="77777777" w:rsidTr="006139A2">
        <w:tc>
          <w:tcPr>
            <w:tcW w:w="2123" w:type="dxa"/>
          </w:tcPr>
          <w:p w14:paraId="2D544DE9" w14:textId="3474BD07" w:rsidR="00D5354B" w:rsidRDefault="00D5354B" w:rsidP="00D5354B">
            <w:pPr>
              <w:jc w:val="center"/>
            </w:pPr>
            <w:r>
              <w:t>9</w:t>
            </w:r>
          </w:p>
        </w:tc>
        <w:tc>
          <w:tcPr>
            <w:tcW w:w="2123" w:type="dxa"/>
          </w:tcPr>
          <w:p w14:paraId="163DAEF3" w14:textId="6A2C3D3B" w:rsidR="00D5354B" w:rsidRDefault="00D5354B" w:rsidP="00D5354B">
            <w:pPr>
              <w:jc w:val="center"/>
            </w:pPr>
            <w:r>
              <w:t>50</w:t>
            </w:r>
          </w:p>
        </w:tc>
        <w:tc>
          <w:tcPr>
            <w:tcW w:w="2124" w:type="dxa"/>
          </w:tcPr>
          <w:p w14:paraId="576D68CF" w14:textId="6575FC88" w:rsidR="00D5354B" w:rsidRDefault="00D5354B" w:rsidP="00D5354B">
            <w:pPr>
              <w:jc w:val="center"/>
            </w:pPr>
            <w:r>
              <w:t>50</w:t>
            </w:r>
          </w:p>
        </w:tc>
        <w:tc>
          <w:tcPr>
            <w:tcW w:w="2124" w:type="dxa"/>
          </w:tcPr>
          <w:p w14:paraId="1B5AA072" w14:textId="418C7A7C" w:rsidR="00D5354B" w:rsidRDefault="00D5354B" w:rsidP="00D5354B">
            <w:pPr>
              <w:jc w:val="center"/>
            </w:pPr>
            <w:r>
              <w:t>Correct</w:t>
            </w:r>
          </w:p>
        </w:tc>
      </w:tr>
    </w:tbl>
    <w:p w14:paraId="164D2E3F" w14:textId="391CE809" w:rsidR="00CF16A2" w:rsidRDefault="00DC76F2" w:rsidP="00941D35">
      <w:r>
        <w:t xml:space="preserve">The above results </w:t>
      </w:r>
      <w:r w:rsidR="004435EA">
        <w:t>show</w:t>
      </w:r>
      <w:r>
        <w:t xml:space="preserve"> that since the given training data is </w:t>
      </w:r>
      <w:r w:rsidR="004435EA">
        <w:t>limited and mostly concentrated, the machine learning model can predict the target 100% accurately whether it is using RBF kernel function or the polynomial kernel function. This means that the target can be</w:t>
      </w:r>
      <w:r w:rsidR="00F24E9B">
        <w:t xml:space="preserve"> further</w:t>
      </w:r>
      <w:r w:rsidR="00154DFE">
        <w:t xml:space="preserve"> divided</w:t>
      </w:r>
      <w:r w:rsidR="00F24E9B">
        <w:t xml:space="preserve"> </w:t>
      </w:r>
      <w:r w:rsidR="00154DFE">
        <w:t>(</w:t>
      </w:r>
      <w:proofErr w:type="spellStart"/>
      <w:r w:rsidR="00154DFE">
        <w:t>SoH</w:t>
      </w:r>
      <w:proofErr w:type="spellEnd"/>
      <w:r w:rsidR="00154DFE">
        <w:t xml:space="preserve"> 1% or 2% intervals).</w:t>
      </w:r>
    </w:p>
    <w:p w14:paraId="3D645D6A" w14:textId="77777777" w:rsidR="00DA28B2" w:rsidRDefault="00DA28B2" w:rsidP="00941D35"/>
    <w:p w14:paraId="4E60839F" w14:textId="77777777" w:rsidR="00DA28B2" w:rsidRDefault="00DA28B2" w:rsidP="00941D35"/>
    <w:p w14:paraId="74237144" w14:textId="77777777" w:rsidR="00DA28B2" w:rsidRDefault="00DA28B2" w:rsidP="00154DFE">
      <w:pPr>
        <w:pStyle w:val="Heading1"/>
        <w:numPr>
          <w:ilvl w:val="0"/>
          <w:numId w:val="0"/>
        </w:numPr>
        <w:sectPr w:rsidR="00DA28B2" w:rsidSect="00623A81">
          <w:headerReference w:type="default" r:id="rId71"/>
          <w:pgSz w:w="11906" w:h="16838" w:code="9"/>
          <w:pgMar w:top="1701" w:right="1701" w:bottom="1701" w:left="1701" w:header="709" w:footer="851" w:gutter="0"/>
          <w:cols w:space="708"/>
          <w:docGrid w:linePitch="360"/>
        </w:sectPr>
      </w:pPr>
    </w:p>
    <w:p w14:paraId="0EBD29AE" w14:textId="545E5B11" w:rsidR="00DA28B2" w:rsidRDefault="00FE767F" w:rsidP="00DA28B2">
      <w:pPr>
        <w:pStyle w:val="Heading1"/>
      </w:pPr>
      <w:bookmarkStart w:id="142" w:name="_Toc49247483"/>
      <w:r>
        <w:lastRenderedPageBreak/>
        <w:t>Conclusion</w:t>
      </w:r>
      <w:bookmarkEnd w:id="142"/>
    </w:p>
    <w:p w14:paraId="42D87E88" w14:textId="489D166E" w:rsidR="005A3A22" w:rsidRPr="005A3A22" w:rsidRDefault="005A3A22" w:rsidP="005A3A22">
      <w:r>
        <w:t xml:space="preserve">The work on this project started in early May and ended towards the end of August. Work </w:t>
      </w:r>
      <w:r w:rsidR="00847C62">
        <w:t>is</w:t>
      </w:r>
      <w:r>
        <w:t xml:space="preserve"> all done online due to COVID-19</w:t>
      </w:r>
      <w:r w:rsidR="00F53D30">
        <w:t xml:space="preserve"> pandemic</w:t>
      </w:r>
      <w:r>
        <w:t xml:space="preserve">. The project was started </w:t>
      </w:r>
      <w:r w:rsidR="00847C62">
        <w:t>as a</w:t>
      </w:r>
      <w:r w:rsidR="00376048">
        <w:t>n</w:t>
      </w:r>
      <w:r w:rsidR="00847C62">
        <w:t xml:space="preserve"> </w:t>
      </w:r>
      <w:proofErr w:type="spellStart"/>
      <w:r w:rsidR="00847C62">
        <w:t>SoH</w:t>
      </w:r>
      <w:proofErr w:type="spellEnd"/>
      <w:r w:rsidR="00847C62">
        <w:t xml:space="preserve"> assessment using EIS after multiple cycles. In addition to the provided solution, it has resulted a framework that can include various factors that can cause battery corrosion in future researches.</w:t>
      </w:r>
    </w:p>
    <w:p w14:paraId="09F4A1F3" w14:textId="79F25EAC" w:rsidR="00DA28B2" w:rsidRDefault="00FE767F" w:rsidP="00DA28B2">
      <w:pPr>
        <w:pStyle w:val="Heading2"/>
      </w:pPr>
      <w:bookmarkStart w:id="143" w:name="_Toc49247484"/>
      <w:r>
        <w:t>Result Achieved</w:t>
      </w:r>
      <w:bookmarkEnd w:id="143"/>
    </w:p>
    <w:p w14:paraId="6226D7B4" w14:textId="3E4F1BDB" w:rsidR="002F5F40" w:rsidRPr="002F5F40" w:rsidRDefault="00F53D30" w:rsidP="002F5F40">
      <w:r>
        <w:t xml:space="preserve">The thesis was successfully able to do battery cycles, extract and process EIS data from experiments. Subsequently, key features of the data were singled out to form a training data set for machine learning. The machine learning models </w:t>
      </w:r>
      <w:r w:rsidR="00911A5E">
        <w:t xml:space="preserve">generated by training data </w:t>
      </w:r>
      <w:r>
        <w:t xml:space="preserve">were able to predict the number of cycles and their accuracies were verified through test data randomly selected from the data set. As the number </w:t>
      </w:r>
      <w:r w:rsidR="00911A5E">
        <w:t xml:space="preserve">of cycles has a certain functional relationship with the </w:t>
      </w:r>
      <w:proofErr w:type="spellStart"/>
      <w:r w:rsidR="00911A5E">
        <w:t>SoH</w:t>
      </w:r>
      <w:proofErr w:type="spellEnd"/>
      <w:r w:rsidR="00911A5E">
        <w:t>, the end goal of creating a machine learning based framework that reflects the batteries’ corrosion was achieved.</w:t>
      </w:r>
    </w:p>
    <w:p w14:paraId="08F5A16D" w14:textId="352AE61B" w:rsidR="00DA28B2" w:rsidRDefault="00FE767F" w:rsidP="00FE767F">
      <w:pPr>
        <w:pStyle w:val="Heading2"/>
      </w:pPr>
      <w:bookmarkStart w:id="144" w:name="_Toc49247485"/>
      <w:r>
        <w:t>Obstacles Faced</w:t>
      </w:r>
      <w:bookmarkEnd w:id="144"/>
    </w:p>
    <w:p w14:paraId="49CA70BA" w14:textId="70636536" w:rsidR="00E50458" w:rsidRDefault="00EE6AA9" w:rsidP="00E50458">
      <w:r>
        <w:t>Due to the unprecedented circumstances of the COVID-19 pandemic, access to the laboratory is limited. All the experiments are done under a remote-controlled computer via TeamViewer. The pandemic has also affected the speed of logistics and</w:t>
      </w:r>
      <w:r w:rsidR="005A3A22">
        <w:t xml:space="preserve"> blocked</w:t>
      </w:r>
      <w:r>
        <w:t xml:space="preserve"> technical support from </w:t>
      </w:r>
      <w:proofErr w:type="spellStart"/>
      <w:r>
        <w:t>VersaSTAT</w:t>
      </w:r>
      <w:proofErr w:type="spellEnd"/>
      <w:r>
        <w:t xml:space="preserve">. The cycle module for </w:t>
      </w:r>
      <w:r w:rsidR="00847C62">
        <w:t xml:space="preserve">the </w:t>
      </w:r>
      <w:r>
        <w:t>battery to do charge and discharge ha</w:t>
      </w:r>
      <w:r w:rsidR="00F53D30">
        <w:t>d</w:t>
      </w:r>
      <w:r>
        <w:t xml:space="preserve"> been delayed many times. This delay</w:t>
      </w:r>
      <w:r w:rsidR="005A3A22">
        <w:t xml:space="preserve"> has</w:t>
      </w:r>
      <w:r>
        <w:t xml:space="preserve"> also affected the progress of the experiments, making the battery unable to cycle to failure in order to get more data for machine learning before the thesis was submitted.</w:t>
      </w:r>
    </w:p>
    <w:p w14:paraId="7E2F9BD8" w14:textId="0CE3ED3D" w:rsidR="00847C62" w:rsidRDefault="00847C62" w:rsidP="00847C62">
      <w:pPr>
        <w:pStyle w:val="Heading2"/>
      </w:pPr>
      <w:bookmarkStart w:id="145" w:name="_Toc49247486"/>
      <w:r>
        <w:t>Future Work</w:t>
      </w:r>
      <w:bookmarkEnd w:id="145"/>
    </w:p>
    <w:p w14:paraId="496D4606" w14:textId="79506E0E" w:rsidR="00FC1E83" w:rsidRPr="00FC1E83" w:rsidRDefault="00FC1E83" w:rsidP="00FC1E83">
      <w:pPr>
        <w:pStyle w:val="ListParagraph"/>
        <w:numPr>
          <w:ilvl w:val="0"/>
          <w:numId w:val="31"/>
        </w:numPr>
        <w:rPr>
          <w:b/>
          <w:bCs/>
        </w:rPr>
      </w:pPr>
      <w:r w:rsidRPr="00FC1E83">
        <w:rPr>
          <w:b/>
          <w:bCs/>
        </w:rPr>
        <w:t xml:space="preserve">Find the best number of </w:t>
      </w:r>
      <w:proofErr w:type="spellStart"/>
      <w:r w:rsidRPr="00FC1E83">
        <w:rPr>
          <w:b/>
          <w:bCs/>
        </w:rPr>
        <w:t>SoH</w:t>
      </w:r>
      <w:proofErr w:type="spellEnd"/>
      <w:r w:rsidRPr="00FC1E83">
        <w:rPr>
          <w:b/>
          <w:bCs/>
        </w:rPr>
        <w:t xml:space="preserve"> </w:t>
      </w:r>
      <w:r w:rsidR="00ED5D5A">
        <w:rPr>
          <w:b/>
          <w:bCs/>
        </w:rPr>
        <w:t>states</w:t>
      </w:r>
    </w:p>
    <w:p w14:paraId="76AA8184" w14:textId="31BE7E6A" w:rsidR="00FC1E83" w:rsidRDefault="00FC1E83" w:rsidP="00FC1E83">
      <w:pPr>
        <w:pStyle w:val="ListParagraph"/>
      </w:pPr>
      <w:r>
        <w:t xml:space="preserve">For the purpose of this project, only </w:t>
      </w:r>
      <w:r w:rsidR="005E13C5">
        <w:t>3</w:t>
      </w:r>
      <w:r>
        <w:t xml:space="preserve"> states are defined, which are 1</w:t>
      </w:r>
      <w:r w:rsidRPr="00FC1E83">
        <w:rPr>
          <w:vertAlign w:val="superscript"/>
        </w:rPr>
        <w:t>st</w:t>
      </w:r>
      <w:r>
        <w:t xml:space="preserve"> (brand new), </w:t>
      </w:r>
      <w:r w:rsidR="005E13C5">
        <w:t>30</w:t>
      </w:r>
      <w:r w:rsidRPr="00FC1E83">
        <w:rPr>
          <w:vertAlign w:val="superscript"/>
        </w:rPr>
        <w:t>th</w:t>
      </w:r>
      <w:r w:rsidR="005E13C5">
        <w:t xml:space="preserve"> and 50</w:t>
      </w:r>
      <w:r w:rsidR="005E13C5" w:rsidRPr="005E13C5">
        <w:rPr>
          <w:vertAlign w:val="superscript"/>
        </w:rPr>
        <w:t>th</w:t>
      </w:r>
      <w:r>
        <w:t xml:space="preserve">. They correspond to specific percentages of </w:t>
      </w:r>
      <w:proofErr w:type="spellStart"/>
      <w:r>
        <w:t>SoH</w:t>
      </w:r>
      <w:proofErr w:type="spellEnd"/>
      <w:r>
        <w:t>. However, both have not reached the point of failure.</w:t>
      </w:r>
      <w:r w:rsidR="00ED5D5A">
        <w:t xml:space="preserve"> Setting proper </w:t>
      </w:r>
      <w:r w:rsidR="00ED5D5A">
        <w:lastRenderedPageBreak/>
        <w:t>number of states from brand new to failure can help keep balance between intuitiveness and generalisation ability</w:t>
      </w:r>
      <w:r w:rsidR="00183C09">
        <w:t xml:space="preserve"> of machine learning model</w:t>
      </w:r>
      <w:r w:rsidR="00ED5D5A">
        <w:t>.</w:t>
      </w:r>
    </w:p>
    <w:p w14:paraId="49DCABFD" w14:textId="77777777" w:rsidR="00ED5D5A" w:rsidRDefault="00ED5D5A" w:rsidP="00FC1E83">
      <w:pPr>
        <w:pStyle w:val="ListParagraph"/>
      </w:pPr>
    </w:p>
    <w:p w14:paraId="135FDCEE" w14:textId="30E4D67C" w:rsidR="00847C62" w:rsidRDefault="00FC1E83" w:rsidP="00112B30">
      <w:pPr>
        <w:pStyle w:val="ListParagraph"/>
        <w:numPr>
          <w:ilvl w:val="0"/>
          <w:numId w:val="31"/>
        </w:numPr>
        <w:rPr>
          <w:b/>
          <w:bCs/>
        </w:rPr>
      </w:pPr>
      <w:r w:rsidRPr="00FC1E83">
        <w:rPr>
          <w:b/>
          <w:bCs/>
        </w:rPr>
        <w:t>Add more</w:t>
      </w:r>
      <w:r w:rsidR="00112B30" w:rsidRPr="00FC1E83">
        <w:rPr>
          <w:b/>
          <w:bCs/>
        </w:rPr>
        <w:t xml:space="preserve"> </w:t>
      </w:r>
      <w:r w:rsidRPr="00FC1E83">
        <w:rPr>
          <w:b/>
          <w:bCs/>
        </w:rPr>
        <w:t>variables in training data</w:t>
      </w:r>
    </w:p>
    <w:p w14:paraId="56052012" w14:textId="474D729D" w:rsidR="00ED5D5A" w:rsidRDefault="00ED5D5A" w:rsidP="00ED5D5A">
      <w:pPr>
        <w:pStyle w:val="ListParagraph"/>
      </w:pPr>
      <w:r>
        <w:t>As mentioned at the beginning</w:t>
      </w:r>
      <w:r w:rsidR="000A71C9">
        <w:t xml:space="preserve"> of this chapter</w:t>
      </w:r>
      <w:r>
        <w:t xml:space="preserve">, factors like temperature and SoC will also affect the </w:t>
      </w:r>
      <w:proofErr w:type="spellStart"/>
      <w:r>
        <w:t>SoH</w:t>
      </w:r>
      <w:proofErr w:type="spellEnd"/>
      <w:r>
        <w:t xml:space="preserve"> status. Deviation from the working temperature will make a drop of </w:t>
      </w:r>
      <w:proofErr w:type="spellStart"/>
      <w:r>
        <w:t>SoH</w:t>
      </w:r>
      <w:proofErr w:type="spellEnd"/>
      <w:r>
        <w:t xml:space="preserve">, while overcharging or discharging will also sharply reduce the energy that the battery can release. </w:t>
      </w:r>
      <w:r w:rsidR="000444EA">
        <w:t>These factors</w:t>
      </w:r>
      <w:r>
        <w:t xml:space="preserve"> can also be added into the training data in order to increase the flexibility of </w:t>
      </w:r>
      <w:r w:rsidR="000444EA">
        <w:t>machine learning model.</w:t>
      </w:r>
    </w:p>
    <w:p w14:paraId="53575E9A" w14:textId="77777777" w:rsidR="000444EA" w:rsidRPr="00ED5D5A" w:rsidRDefault="000444EA" w:rsidP="00ED5D5A">
      <w:pPr>
        <w:pStyle w:val="ListParagraph"/>
      </w:pPr>
    </w:p>
    <w:p w14:paraId="280744C1" w14:textId="195FCF5B" w:rsidR="00847C62" w:rsidRDefault="00FC1E83" w:rsidP="000444EA">
      <w:pPr>
        <w:pStyle w:val="ListParagraph"/>
        <w:numPr>
          <w:ilvl w:val="0"/>
          <w:numId w:val="31"/>
        </w:numPr>
        <w:rPr>
          <w:b/>
          <w:bCs/>
        </w:rPr>
      </w:pPr>
      <w:r w:rsidRPr="00FC1E83">
        <w:rPr>
          <w:b/>
          <w:bCs/>
        </w:rPr>
        <w:t xml:space="preserve">Apply Kalman </w:t>
      </w:r>
      <w:r w:rsidR="00EE2AEE">
        <w:rPr>
          <w:b/>
          <w:bCs/>
        </w:rPr>
        <w:t>f</w:t>
      </w:r>
      <w:r w:rsidRPr="00FC1E83">
        <w:rPr>
          <w:b/>
          <w:bCs/>
        </w:rPr>
        <w:t>ilter in multiple cells EIS testing</w:t>
      </w:r>
    </w:p>
    <w:p w14:paraId="1A66452A" w14:textId="7F94BDD4" w:rsidR="00911A5E" w:rsidRPr="00911A5E" w:rsidRDefault="000444EA" w:rsidP="00911A5E">
      <w:pPr>
        <w:pStyle w:val="ListParagraph"/>
      </w:pPr>
      <w:r>
        <w:t>When cells are connected in series or parallel in the actual EVs, the small voltage amplitude applied in EIS testing also brings a slightly current change, which brings difficulties for current sensor to measure them.</w:t>
      </w:r>
      <w:r w:rsidR="006E4179">
        <w:t xml:space="preserve"> T</w:t>
      </w:r>
      <w:r>
        <w:t>he Nyquist curve will</w:t>
      </w:r>
      <w:r w:rsidR="006E4179">
        <w:t xml:space="preserve"> then</w:t>
      </w:r>
      <w:r>
        <w:t xml:space="preserve"> become a mess</w:t>
      </w:r>
      <w:r w:rsidR="006E4179">
        <w:t xml:space="preserve"> and results in inaccuracy in impedance calculation</w:t>
      </w:r>
      <w:r>
        <w:t>. At this time, simply increasing the amplitude of the voltage to increase the signal-to-noise ratio will improve</w:t>
      </w:r>
      <w:r w:rsidR="00EE2AEE">
        <w:t>, but excessive voltage will lead to safety hazards. Kalman filter can correct the</w:t>
      </w:r>
      <w:r w:rsidR="00D67A05">
        <w:t>se</w:t>
      </w:r>
      <w:r w:rsidR="00EE2AEE">
        <w:t xml:space="preserve"> values by combining the observed and predicted values in different weights, which is an effective method to improve the reliability of impedance calculation in low voltage amplitude</w:t>
      </w:r>
      <w:r w:rsidR="006E4179">
        <w:t xml:space="preserve"> circumstance</w:t>
      </w:r>
      <w:r w:rsidR="0060434F">
        <w:t>s</w:t>
      </w:r>
      <w:r w:rsidR="00EE2AEE">
        <w:t>.</w:t>
      </w:r>
      <w:bookmarkStart w:id="146" w:name="_Toc51833419"/>
      <w:bookmarkStart w:id="147" w:name="_Toc290554257"/>
      <w:bookmarkStart w:id="148" w:name="_Toc299621222"/>
      <w:bookmarkStart w:id="149" w:name="_Toc299631447"/>
      <w:bookmarkStart w:id="150" w:name="_Toc299631509"/>
      <w:bookmarkStart w:id="151" w:name="_Toc299631599"/>
      <w:bookmarkStart w:id="152" w:name="_Toc299631675"/>
      <w:r w:rsidR="00911A5E">
        <w:br w:type="page"/>
      </w:r>
    </w:p>
    <w:p w14:paraId="6C91A8EE" w14:textId="6FD0053F" w:rsidR="00DA28B2" w:rsidRDefault="00DA28B2" w:rsidP="00DA28B2">
      <w:pPr>
        <w:pStyle w:val="Heading1nonumber"/>
      </w:pPr>
      <w:bookmarkStart w:id="153" w:name="_Toc49247487"/>
      <w:r>
        <w:lastRenderedPageBreak/>
        <w:t>REFERENCES</w:t>
      </w:r>
      <w:bookmarkEnd w:id="146"/>
      <w:bookmarkEnd w:id="147"/>
      <w:bookmarkEnd w:id="148"/>
      <w:bookmarkEnd w:id="149"/>
      <w:bookmarkEnd w:id="150"/>
      <w:bookmarkEnd w:id="151"/>
      <w:bookmarkEnd w:id="152"/>
      <w:bookmarkEnd w:id="153"/>
    </w:p>
    <w:p w14:paraId="2B0AAB66" w14:textId="77777777" w:rsidR="00DA28B2" w:rsidRDefault="00DA28B2" w:rsidP="00941D35">
      <w:r>
        <w:t>Insert list of references here</w:t>
      </w:r>
    </w:p>
    <w:p w14:paraId="535E2220" w14:textId="77777777" w:rsidR="00DA28B2" w:rsidRDefault="00DA28B2" w:rsidP="00941D35"/>
    <w:p w14:paraId="5D4FF6B2" w14:textId="77777777" w:rsidR="00DA28B2" w:rsidRDefault="00DA28B2" w:rsidP="00941D35"/>
    <w:p w14:paraId="5FB7F908" w14:textId="77777777" w:rsidR="00DA28B2" w:rsidRDefault="00DA28B2" w:rsidP="00941D35"/>
    <w:p w14:paraId="2FD9971A" w14:textId="77777777" w:rsidR="00DA28B2" w:rsidRDefault="00DA28B2" w:rsidP="00941D35"/>
    <w:p w14:paraId="49868933" w14:textId="77777777" w:rsidR="00DA28B2" w:rsidRDefault="00DA28B2" w:rsidP="00DA28B2">
      <w:pPr>
        <w:pStyle w:val="Heading1nonumber"/>
        <w:sectPr w:rsidR="00DA28B2" w:rsidSect="00623A81">
          <w:headerReference w:type="default" r:id="rId72"/>
          <w:pgSz w:w="11906" w:h="16838" w:code="9"/>
          <w:pgMar w:top="1701" w:right="1701" w:bottom="1701" w:left="1701" w:header="709" w:footer="851" w:gutter="0"/>
          <w:cols w:space="708"/>
          <w:docGrid w:linePitch="360"/>
        </w:sectPr>
      </w:pPr>
      <w:bookmarkStart w:id="154" w:name="_Toc51833420"/>
    </w:p>
    <w:p w14:paraId="494A51AD" w14:textId="77777777" w:rsidR="00DA28B2" w:rsidRDefault="00DA28B2" w:rsidP="00DA28B2">
      <w:pPr>
        <w:pStyle w:val="Heading1nonumber"/>
      </w:pPr>
      <w:bookmarkStart w:id="155" w:name="_Toc290554258"/>
      <w:bookmarkStart w:id="156" w:name="_Toc299621223"/>
      <w:bookmarkStart w:id="157" w:name="_Toc299631448"/>
      <w:bookmarkStart w:id="158" w:name="_Toc299631510"/>
      <w:bookmarkStart w:id="159" w:name="_Toc299631600"/>
      <w:bookmarkStart w:id="160" w:name="_Toc299631676"/>
      <w:bookmarkStart w:id="161" w:name="_Toc49247488"/>
      <w:r>
        <w:lastRenderedPageBreak/>
        <w:t>APPENDICES</w:t>
      </w:r>
      <w:bookmarkEnd w:id="154"/>
      <w:bookmarkEnd w:id="155"/>
      <w:bookmarkEnd w:id="156"/>
      <w:bookmarkEnd w:id="157"/>
      <w:bookmarkEnd w:id="158"/>
      <w:bookmarkEnd w:id="159"/>
      <w:bookmarkEnd w:id="160"/>
      <w:bookmarkEnd w:id="161"/>
    </w:p>
    <w:p w14:paraId="3E32E2F5" w14:textId="6C2DB0B2" w:rsidR="00DA28B2" w:rsidRDefault="00DE587D" w:rsidP="00DE587D">
      <w:pPr>
        <w:pStyle w:val="Heading8"/>
      </w:pPr>
      <w:r>
        <w:t>CURES Approval</w:t>
      </w:r>
    </w:p>
    <w:p w14:paraId="2FE080EB" w14:textId="7F5163EF" w:rsidR="00CF6604" w:rsidRPr="00CF6604" w:rsidRDefault="00CF6604" w:rsidP="00CF6604">
      <w:r w:rsidRPr="00CF6604">
        <w:rPr>
          <w:noProof/>
        </w:rPr>
        <w:drawing>
          <wp:inline distT="0" distB="0" distL="0" distR="0" wp14:anchorId="7073CD45" wp14:editId="72430B55">
            <wp:extent cx="5400040" cy="3996690"/>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3996690"/>
                    </a:xfrm>
                    <a:prstGeom prst="rect">
                      <a:avLst/>
                    </a:prstGeom>
                  </pic:spPr>
                </pic:pic>
              </a:graphicData>
            </a:graphic>
          </wp:inline>
        </w:drawing>
      </w:r>
    </w:p>
    <w:p w14:paraId="4139B050" w14:textId="76EA4F20" w:rsidR="00187AAB" w:rsidRDefault="00765046" w:rsidP="00765046">
      <w:pPr>
        <w:pStyle w:val="Heading8"/>
      </w:pPr>
      <w:r>
        <w:t>Battery Data</w:t>
      </w:r>
    </w:p>
    <w:p w14:paraId="15EA6F8B" w14:textId="6BD4F6C2" w:rsidR="00765046" w:rsidRPr="00765046" w:rsidRDefault="00D71982" w:rsidP="00765046">
      <w:r>
        <w:t>Battery d</w:t>
      </w:r>
      <w:r w:rsidR="00765046">
        <w:t>ata available at:</w:t>
      </w:r>
      <w:r w:rsidR="008331E5">
        <w:t xml:space="preserve"> </w:t>
      </w:r>
      <w:hyperlink r:id="rId74" w:history="1">
        <w:r w:rsidR="008331E5" w:rsidRPr="008331E5">
          <w:rPr>
            <w:color w:val="0000FF"/>
            <w:u w:val="single"/>
          </w:rPr>
          <w:t>https://github.com/Urutora96/Machine-Learning-Based-Battery-SoH-Prediction</w:t>
        </w:r>
      </w:hyperlink>
    </w:p>
    <w:sectPr w:rsidR="00765046" w:rsidRPr="00765046" w:rsidSect="00623A81">
      <w:headerReference w:type="default" r:id="rId75"/>
      <w:pgSz w:w="11906" w:h="16838" w:code="9"/>
      <w:pgMar w:top="1701" w:right="1701" w:bottom="1701" w:left="1701" w:header="709" w:footer="851"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5" w:author="Syed, Adnan" w:date="2020-07-04T16:10:00Z" w:initials="SA">
    <w:p w14:paraId="5237CABE" w14:textId="4169C2A6" w:rsidR="00CF16A2" w:rsidRDefault="00CF16A2">
      <w:pPr>
        <w:pStyle w:val="CommentText"/>
      </w:pPr>
      <w:r>
        <w:rPr>
          <w:rStyle w:val="CommentReference"/>
        </w:rPr>
        <w:annotationRef/>
      </w:r>
      <w:r>
        <w:rPr>
          <w:noProof/>
        </w:rPr>
        <w:t>any reference?</w:t>
      </w:r>
    </w:p>
  </w:comment>
  <w:comment w:id="70" w:author="Syed, Adnan" w:date="2020-07-05T12:42:00Z" w:initials="SA">
    <w:p w14:paraId="017E9A98" w14:textId="70FD6C04" w:rsidR="00CF16A2" w:rsidRDefault="00CF16A2">
      <w:pPr>
        <w:pStyle w:val="CommentText"/>
      </w:pPr>
      <w:r>
        <w:rPr>
          <w:rStyle w:val="CommentReference"/>
        </w:rPr>
        <w:annotationRef/>
      </w:r>
      <w:r>
        <w:rPr>
          <w:noProof/>
        </w:rPr>
        <w:t>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237CABE" w15:done="1"/>
  <w15:commentEx w15:paraId="017E9A9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237CABE" w16cid:durableId="22AF1673"/>
  <w16cid:commentId w16cid:paraId="017E9A98" w16cid:durableId="22AF16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465338" w14:textId="77777777" w:rsidR="001F143A" w:rsidRDefault="001F143A">
      <w:r>
        <w:separator/>
      </w:r>
    </w:p>
  </w:endnote>
  <w:endnote w:type="continuationSeparator" w:id="0">
    <w:p w14:paraId="6371B751" w14:textId="77777777" w:rsidR="001F143A" w:rsidRDefault="001F1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egoe UI">
    <w:altName w:val="Calibr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FD42D" w14:textId="77777777" w:rsidR="00CF16A2" w:rsidRDefault="00CF16A2" w:rsidP="00D333B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335E3E" w14:textId="24CF944B" w:rsidR="00CF16A2" w:rsidRDefault="00CF16A2">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BEAAF7" w14:textId="77777777" w:rsidR="001F143A" w:rsidRDefault="001F143A">
      <w:r>
        <w:separator/>
      </w:r>
    </w:p>
  </w:footnote>
  <w:footnote w:type="continuationSeparator" w:id="0">
    <w:p w14:paraId="4080AC8C" w14:textId="77777777" w:rsidR="001F143A" w:rsidRDefault="001F14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AF00AF" w14:textId="77777777" w:rsidR="00CF16A2" w:rsidRDefault="00CF16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0E8997" w14:textId="77777777" w:rsidR="00CF16A2" w:rsidRDefault="00CF16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63004" w14:textId="77777777" w:rsidR="00CF16A2" w:rsidRDefault="00CF16A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796A70" w14:textId="77777777" w:rsidR="00CF16A2" w:rsidRDefault="00CF16A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F4874F" w14:textId="77777777" w:rsidR="00CF16A2" w:rsidRDefault="00CF16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12C75B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F261F6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9364D4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C0E48C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B62B20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898AC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CA0705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F6B7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188EF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1EFD7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5D6702"/>
    <w:multiLevelType w:val="hybridMultilevel"/>
    <w:tmpl w:val="185E3F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3B97B42"/>
    <w:multiLevelType w:val="multilevel"/>
    <w:tmpl w:val="F42AB986"/>
    <w:lvl w:ilvl="0">
      <w:start w:val="1"/>
      <w:numFmt w:val="decimal"/>
      <w:lvlText w:val="%1."/>
      <w:lvlJc w:val="left"/>
      <w:pPr>
        <w:ind w:left="432" w:hanging="432"/>
      </w:pPr>
      <w:rPr>
        <w:rFonts w:ascii="Arial" w:hAnsi="Arial"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12" w15:restartNumberingAfterBreak="0">
    <w:nsid w:val="03D8145A"/>
    <w:multiLevelType w:val="hybridMultilevel"/>
    <w:tmpl w:val="4496B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4FC64BE"/>
    <w:multiLevelType w:val="hybridMultilevel"/>
    <w:tmpl w:val="156671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6FC7465"/>
    <w:multiLevelType w:val="multilevel"/>
    <w:tmpl w:val="DFCC12D8"/>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15" w15:restartNumberingAfterBreak="0">
    <w:nsid w:val="1967353C"/>
    <w:multiLevelType w:val="multilevel"/>
    <w:tmpl w:val="F42AB986"/>
    <w:lvl w:ilvl="0">
      <w:start w:val="1"/>
      <w:numFmt w:val="decimal"/>
      <w:lvlText w:val="%1."/>
      <w:lvlJc w:val="left"/>
      <w:pPr>
        <w:ind w:left="432" w:hanging="432"/>
      </w:pPr>
      <w:rPr>
        <w:rFonts w:ascii="Arial" w:hAnsi="Arial"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16" w15:restartNumberingAfterBreak="0">
    <w:nsid w:val="1A114603"/>
    <w:multiLevelType w:val="hybridMultilevel"/>
    <w:tmpl w:val="766453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3813B3A"/>
    <w:multiLevelType w:val="hybridMultilevel"/>
    <w:tmpl w:val="C91022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7300394"/>
    <w:multiLevelType w:val="multilevel"/>
    <w:tmpl w:val="DFCC12D8"/>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19" w15:restartNumberingAfterBreak="0">
    <w:nsid w:val="379C2A25"/>
    <w:multiLevelType w:val="hybridMultilevel"/>
    <w:tmpl w:val="FBEE5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B58547D"/>
    <w:multiLevelType w:val="multilevel"/>
    <w:tmpl w:val="F42AB986"/>
    <w:lvl w:ilvl="0">
      <w:start w:val="1"/>
      <w:numFmt w:val="decimal"/>
      <w:lvlText w:val="%1."/>
      <w:lvlJc w:val="left"/>
      <w:pPr>
        <w:ind w:left="432" w:hanging="432"/>
      </w:pPr>
      <w:rPr>
        <w:rFonts w:ascii="Arial" w:hAnsi="Arial"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21" w15:restartNumberingAfterBreak="0">
    <w:nsid w:val="429A5CBE"/>
    <w:multiLevelType w:val="multilevel"/>
    <w:tmpl w:val="DFCC12D8"/>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22" w15:restartNumberingAfterBreak="0">
    <w:nsid w:val="47B769CA"/>
    <w:multiLevelType w:val="hybridMultilevel"/>
    <w:tmpl w:val="790410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B2346C6"/>
    <w:multiLevelType w:val="hybridMultilevel"/>
    <w:tmpl w:val="4496B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14F513E"/>
    <w:multiLevelType w:val="multilevel"/>
    <w:tmpl w:val="DFCC12D8"/>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25" w15:restartNumberingAfterBreak="0">
    <w:nsid w:val="739C76DC"/>
    <w:multiLevelType w:val="hybridMultilevel"/>
    <w:tmpl w:val="4496B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5697D92"/>
    <w:multiLevelType w:val="multilevel"/>
    <w:tmpl w:val="F42AB986"/>
    <w:lvl w:ilvl="0">
      <w:start w:val="1"/>
      <w:numFmt w:val="decimal"/>
      <w:lvlText w:val="%1."/>
      <w:lvlJc w:val="left"/>
      <w:pPr>
        <w:ind w:left="432" w:hanging="432"/>
      </w:pPr>
      <w:rPr>
        <w:rFonts w:ascii="Arial" w:hAnsi="Arial"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27" w15:restartNumberingAfterBreak="0">
    <w:nsid w:val="7AF97386"/>
    <w:multiLevelType w:val="multilevel"/>
    <w:tmpl w:val="160ADAAE"/>
    <w:lvl w:ilvl="0">
      <w:start w:val="1"/>
      <w:numFmt w:val="decimal"/>
      <w:pStyle w:val="Heading1"/>
      <w:suff w:val="space"/>
      <w:lvlText w:val="%1"/>
      <w:lvlJc w:val="left"/>
      <w:pPr>
        <w:ind w:left="432" w:hanging="432"/>
      </w:pPr>
      <w:rPr>
        <w:rFonts w:cs="Times New Roman" w:hint="default"/>
      </w:rPr>
    </w:lvl>
    <w:lvl w:ilvl="1">
      <w:start w:val="1"/>
      <w:numFmt w:val="decimal"/>
      <w:pStyle w:val="Heading2"/>
      <w:suff w:val="space"/>
      <w:lvlText w:val="%1.%2"/>
      <w:lvlJc w:val="left"/>
      <w:pPr>
        <w:ind w:left="576" w:hanging="576"/>
      </w:pPr>
      <w:rPr>
        <w:rFonts w:cs="Times New Roman" w:hint="default"/>
      </w:rPr>
    </w:lvl>
    <w:lvl w:ilvl="2">
      <w:start w:val="1"/>
      <w:numFmt w:val="decimal"/>
      <w:pStyle w:val="Heading3"/>
      <w:suff w:val="space"/>
      <w:lvlText w:val="%1.%2.%3"/>
      <w:lvlJc w:val="left"/>
      <w:pPr>
        <w:ind w:left="720" w:hanging="720"/>
      </w:pPr>
      <w:rPr>
        <w:rFonts w:cs="Times New Roman" w:hint="default"/>
      </w:rPr>
    </w:lvl>
    <w:lvl w:ilvl="3">
      <w:start w:val="1"/>
      <w:numFmt w:val="decimal"/>
      <w:pStyle w:val="Heading4"/>
      <w:suff w:val="space"/>
      <w:lvlText w:val="%1.%2.%3.%4"/>
      <w:lvlJc w:val="left"/>
      <w:pPr>
        <w:ind w:left="864" w:hanging="864"/>
      </w:pPr>
      <w:rPr>
        <w:rFonts w:cs="Times New Roman" w:hint="default"/>
      </w:rPr>
    </w:lvl>
    <w:lvl w:ilvl="4">
      <w:start w:val="1"/>
      <w:numFmt w:val="decimal"/>
      <w:pStyle w:val="Heading5"/>
      <w:suff w:val="space"/>
      <w:lvlText w:val="%1.%2.%3.%4.%5"/>
      <w:lvlJc w:val="left"/>
      <w:pPr>
        <w:ind w:left="1008" w:hanging="1008"/>
      </w:pPr>
      <w:rPr>
        <w:rFonts w:cs="Times New Roman" w:hint="default"/>
      </w:rPr>
    </w:lvl>
    <w:lvl w:ilvl="5">
      <w:start w:val="1"/>
      <w:numFmt w:val="decimal"/>
      <w:pStyle w:val="Heading6"/>
      <w:suff w:val="space"/>
      <w:lvlText w:val="%1.%2.%3.%4.%5.%6"/>
      <w:lvlJc w:val="left"/>
      <w:pPr>
        <w:ind w:left="1152" w:hanging="1152"/>
      </w:pPr>
      <w:rPr>
        <w:rFonts w:cs="Times New Roman" w:hint="default"/>
      </w:rPr>
    </w:lvl>
    <w:lvl w:ilvl="6">
      <w:start w:val="1"/>
      <w:numFmt w:val="upperLetter"/>
      <w:pStyle w:val="Heading7"/>
      <w:suff w:val="space"/>
      <w:lvlText w:val="Appendix %7"/>
      <w:lvlJc w:val="left"/>
      <w:pPr>
        <w:ind w:left="0" w:firstLine="0"/>
      </w:pPr>
      <w:rPr>
        <w:rFonts w:cs="Times New Roman" w:hint="default"/>
      </w:rPr>
    </w:lvl>
    <w:lvl w:ilvl="7">
      <w:start w:val="1"/>
      <w:numFmt w:val="decimal"/>
      <w:pStyle w:val="Heading8"/>
      <w:suff w:val="space"/>
      <w:lvlText w:val="%7.%8"/>
      <w:lvlJc w:val="left"/>
      <w:pPr>
        <w:ind w:left="1440" w:hanging="1440"/>
      </w:pPr>
      <w:rPr>
        <w:rFonts w:cs="Times New Roman" w:hint="default"/>
      </w:rPr>
    </w:lvl>
    <w:lvl w:ilvl="8">
      <w:start w:val="1"/>
      <w:numFmt w:val="decimal"/>
      <w:pStyle w:val="Heading9"/>
      <w:suff w:val="space"/>
      <w:lvlText w:val="%7.%8.%9"/>
      <w:lvlJc w:val="left"/>
      <w:pPr>
        <w:ind w:left="1584" w:hanging="1584"/>
      </w:pPr>
      <w:rPr>
        <w:rFonts w:cs="Times New Roman" w:hint="default"/>
      </w:rPr>
    </w:lvl>
  </w:abstractNum>
  <w:abstractNum w:abstractNumId="28" w15:restartNumberingAfterBreak="0">
    <w:nsid w:val="7B972176"/>
    <w:multiLevelType w:val="multilevel"/>
    <w:tmpl w:val="DFCC12D8"/>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29" w15:restartNumberingAfterBreak="0">
    <w:nsid w:val="7C4D66D7"/>
    <w:multiLevelType w:val="hybridMultilevel"/>
    <w:tmpl w:val="38C8CB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7"/>
  </w:num>
  <w:num w:numId="2">
    <w:abstractNumId w:val="19"/>
  </w:num>
  <w:num w:numId="3">
    <w:abstractNumId w:val="15"/>
  </w:num>
  <w:num w:numId="4">
    <w:abstractNumId w:val="11"/>
  </w:num>
  <w:num w:numId="5">
    <w:abstractNumId w:val="26"/>
  </w:num>
  <w:num w:numId="6">
    <w:abstractNumId w:val="20"/>
  </w:num>
  <w:num w:numId="7">
    <w:abstractNumId w:val="22"/>
  </w:num>
  <w:num w:numId="8">
    <w:abstractNumId w:val="18"/>
  </w:num>
  <w:num w:numId="9">
    <w:abstractNumId w:val="24"/>
  </w:num>
  <w:num w:numId="10">
    <w:abstractNumId w:val="28"/>
  </w:num>
  <w:num w:numId="11">
    <w:abstractNumId w:val="14"/>
  </w:num>
  <w:num w:numId="12">
    <w:abstractNumId w:val="21"/>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5"/>
  </w:num>
  <w:num w:numId="24">
    <w:abstractNumId w:val="12"/>
  </w:num>
  <w:num w:numId="25">
    <w:abstractNumId w:val="23"/>
  </w:num>
  <w:num w:numId="26">
    <w:abstractNumId w:val="29"/>
  </w:num>
  <w:num w:numId="27">
    <w:abstractNumId w:val="16"/>
  </w:num>
  <w:num w:numId="28">
    <w:abstractNumId w:val="13"/>
  </w:num>
  <w:num w:numId="29">
    <w:abstractNumId w:val="27"/>
  </w:num>
  <w:num w:numId="30">
    <w:abstractNumId w:val="17"/>
  </w:num>
  <w:num w:numId="3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yed, Adnan">
    <w15:presenceInfo w15:providerId="AD" w15:userId="S-1-5-21-330784629-399117050-176895030-902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cyMjI0sTQ3Njc1MTBR0lEKTi0uzszPAykwNK8FAD1DgTotAAAA"/>
  </w:docVars>
  <w:rsids>
    <w:rsidRoot w:val="00DA28B2"/>
    <w:rsid w:val="00001F1E"/>
    <w:rsid w:val="00006082"/>
    <w:rsid w:val="00006D20"/>
    <w:rsid w:val="00007584"/>
    <w:rsid w:val="00007E30"/>
    <w:rsid w:val="00013865"/>
    <w:rsid w:val="000146A5"/>
    <w:rsid w:val="00015546"/>
    <w:rsid w:val="00015A13"/>
    <w:rsid w:val="0002555F"/>
    <w:rsid w:val="000269B9"/>
    <w:rsid w:val="0003488F"/>
    <w:rsid w:val="00035ECB"/>
    <w:rsid w:val="000405A2"/>
    <w:rsid w:val="0004168C"/>
    <w:rsid w:val="00042E78"/>
    <w:rsid w:val="00043764"/>
    <w:rsid w:val="000443FF"/>
    <w:rsid w:val="000444EA"/>
    <w:rsid w:val="0004587C"/>
    <w:rsid w:val="00046EC7"/>
    <w:rsid w:val="000555DC"/>
    <w:rsid w:val="0006209E"/>
    <w:rsid w:val="00063CEE"/>
    <w:rsid w:val="00065259"/>
    <w:rsid w:val="000665C1"/>
    <w:rsid w:val="00067512"/>
    <w:rsid w:val="00067548"/>
    <w:rsid w:val="00067D3C"/>
    <w:rsid w:val="00067ECD"/>
    <w:rsid w:val="0007001D"/>
    <w:rsid w:val="0007010E"/>
    <w:rsid w:val="00071CD5"/>
    <w:rsid w:val="0007722D"/>
    <w:rsid w:val="0008159C"/>
    <w:rsid w:val="00084FB8"/>
    <w:rsid w:val="00085869"/>
    <w:rsid w:val="000858D1"/>
    <w:rsid w:val="000865CD"/>
    <w:rsid w:val="000909AD"/>
    <w:rsid w:val="00090FAA"/>
    <w:rsid w:val="000942F2"/>
    <w:rsid w:val="00097727"/>
    <w:rsid w:val="000A5393"/>
    <w:rsid w:val="000A5BAB"/>
    <w:rsid w:val="000A609F"/>
    <w:rsid w:val="000A62FF"/>
    <w:rsid w:val="000A6804"/>
    <w:rsid w:val="000A71C9"/>
    <w:rsid w:val="000A7A1A"/>
    <w:rsid w:val="000B0841"/>
    <w:rsid w:val="000B6677"/>
    <w:rsid w:val="000C0FDA"/>
    <w:rsid w:val="000C4A8E"/>
    <w:rsid w:val="000C589C"/>
    <w:rsid w:val="000C6559"/>
    <w:rsid w:val="000C70C4"/>
    <w:rsid w:val="000C7EF0"/>
    <w:rsid w:val="000D3236"/>
    <w:rsid w:val="000D4AFC"/>
    <w:rsid w:val="000D60DB"/>
    <w:rsid w:val="000D72C9"/>
    <w:rsid w:val="000E03CC"/>
    <w:rsid w:val="000E15CC"/>
    <w:rsid w:val="000E20C0"/>
    <w:rsid w:val="000E45EA"/>
    <w:rsid w:val="000E5607"/>
    <w:rsid w:val="000E5D56"/>
    <w:rsid w:val="000F1447"/>
    <w:rsid w:val="000F339D"/>
    <w:rsid w:val="000F5578"/>
    <w:rsid w:val="000F7C39"/>
    <w:rsid w:val="00107C20"/>
    <w:rsid w:val="00110768"/>
    <w:rsid w:val="00112B30"/>
    <w:rsid w:val="00113D8E"/>
    <w:rsid w:val="00114D5D"/>
    <w:rsid w:val="00115E02"/>
    <w:rsid w:val="0011667F"/>
    <w:rsid w:val="00116726"/>
    <w:rsid w:val="00116E7B"/>
    <w:rsid w:val="00122D62"/>
    <w:rsid w:val="00130690"/>
    <w:rsid w:val="00131787"/>
    <w:rsid w:val="00131EB8"/>
    <w:rsid w:val="0013303C"/>
    <w:rsid w:val="001339C2"/>
    <w:rsid w:val="00137B6B"/>
    <w:rsid w:val="00145B96"/>
    <w:rsid w:val="00145E76"/>
    <w:rsid w:val="00145F3E"/>
    <w:rsid w:val="0015145E"/>
    <w:rsid w:val="00153A6B"/>
    <w:rsid w:val="00153FE9"/>
    <w:rsid w:val="00154919"/>
    <w:rsid w:val="00154DFE"/>
    <w:rsid w:val="001606CE"/>
    <w:rsid w:val="00163BAB"/>
    <w:rsid w:val="00164D4C"/>
    <w:rsid w:val="00165CB2"/>
    <w:rsid w:val="00165EC3"/>
    <w:rsid w:val="00166C35"/>
    <w:rsid w:val="00167D53"/>
    <w:rsid w:val="001714E1"/>
    <w:rsid w:val="0017271E"/>
    <w:rsid w:val="00172A7A"/>
    <w:rsid w:val="00172BB0"/>
    <w:rsid w:val="00173D44"/>
    <w:rsid w:val="001755FC"/>
    <w:rsid w:val="0017604E"/>
    <w:rsid w:val="001819A4"/>
    <w:rsid w:val="00181BF0"/>
    <w:rsid w:val="00182402"/>
    <w:rsid w:val="00182E1C"/>
    <w:rsid w:val="00183969"/>
    <w:rsid w:val="00183C09"/>
    <w:rsid w:val="00185591"/>
    <w:rsid w:val="00186805"/>
    <w:rsid w:val="001869A9"/>
    <w:rsid w:val="00187AAB"/>
    <w:rsid w:val="00191335"/>
    <w:rsid w:val="00191877"/>
    <w:rsid w:val="00192338"/>
    <w:rsid w:val="00196CAA"/>
    <w:rsid w:val="001A0909"/>
    <w:rsid w:val="001A22E9"/>
    <w:rsid w:val="001A5AAE"/>
    <w:rsid w:val="001A6166"/>
    <w:rsid w:val="001A61C2"/>
    <w:rsid w:val="001A647E"/>
    <w:rsid w:val="001B55AD"/>
    <w:rsid w:val="001C1A69"/>
    <w:rsid w:val="001C655B"/>
    <w:rsid w:val="001C7D30"/>
    <w:rsid w:val="001D165B"/>
    <w:rsid w:val="001D7D69"/>
    <w:rsid w:val="001E0DA5"/>
    <w:rsid w:val="001E388D"/>
    <w:rsid w:val="001E661A"/>
    <w:rsid w:val="001E6F01"/>
    <w:rsid w:val="001E7302"/>
    <w:rsid w:val="001F143A"/>
    <w:rsid w:val="001F212A"/>
    <w:rsid w:val="001F27E7"/>
    <w:rsid w:val="001F49A7"/>
    <w:rsid w:val="001F58C6"/>
    <w:rsid w:val="001F5F7F"/>
    <w:rsid w:val="001F62E6"/>
    <w:rsid w:val="001F6A43"/>
    <w:rsid w:val="001F6F75"/>
    <w:rsid w:val="001F7412"/>
    <w:rsid w:val="002010B0"/>
    <w:rsid w:val="002029DA"/>
    <w:rsid w:val="0020559A"/>
    <w:rsid w:val="002109BC"/>
    <w:rsid w:val="00212F26"/>
    <w:rsid w:val="0021443C"/>
    <w:rsid w:val="00220255"/>
    <w:rsid w:val="002207F7"/>
    <w:rsid w:val="00221B37"/>
    <w:rsid w:val="00223580"/>
    <w:rsid w:val="002265BA"/>
    <w:rsid w:val="002273E4"/>
    <w:rsid w:val="0023141C"/>
    <w:rsid w:val="002328C6"/>
    <w:rsid w:val="00232A20"/>
    <w:rsid w:val="00232B80"/>
    <w:rsid w:val="00232E50"/>
    <w:rsid w:val="00232FE5"/>
    <w:rsid w:val="00236FE9"/>
    <w:rsid w:val="002374B2"/>
    <w:rsid w:val="00240978"/>
    <w:rsid w:val="00240B11"/>
    <w:rsid w:val="00244498"/>
    <w:rsid w:val="00245DA7"/>
    <w:rsid w:val="00247CBF"/>
    <w:rsid w:val="0025099B"/>
    <w:rsid w:val="00250E7D"/>
    <w:rsid w:val="00253A47"/>
    <w:rsid w:val="002605F1"/>
    <w:rsid w:val="00262CB9"/>
    <w:rsid w:val="0026312A"/>
    <w:rsid w:val="0026741B"/>
    <w:rsid w:val="0027264F"/>
    <w:rsid w:val="00272B9C"/>
    <w:rsid w:val="00272F6F"/>
    <w:rsid w:val="002731F1"/>
    <w:rsid w:val="002733C4"/>
    <w:rsid w:val="0027376E"/>
    <w:rsid w:val="00274865"/>
    <w:rsid w:val="00276278"/>
    <w:rsid w:val="00280429"/>
    <w:rsid w:val="00281F43"/>
    <w:rsid w:val="00285C58"/>
    <w:rsid w:val="00286410"/>
    <w:rsid w:val="002907B2"/>
    <w:rsid w:val="00292A47"/>
    <w:rsid w:val="00293030"/>
    <w:rsid w:val="0029452F"/>
    <w:rsid w:val="00296138"/>
    <w:rsid w:val="0029637E"/>
    <w:rsid w:val="002975FB"/>
    <w:rsid w:val="002A0BDD"/>
    <w:rsid w:val="002A5491"/>
    <w:rsid w:val="002A5D03"/>
    <w:rsid w:val="002A7DD0"/>
    <w:rsid w:val="002B0693"/>
    <w:rsid w:val="002B133F"/>
    <w:rsid w:val="002B3761"/>
    <w:rsid w:val="002B3A97"/>
    <w:rsid w:val="002B7B28"/>
    <w:rsid w:val="002C12CA"/>
    <w:rsid w:val="002C54E9"/>
    <w:rsid w:val="002C71F4"/>
    <w:rsid w:val="002D0A5E"/>
    <w:rsid w:val="002D3584"/>
    <w:rsid w:val="002D42BF"/>
    <w:rsid w:val="002D750C"/>
    <w:rsid w:val="002E08C5"/>
    <w:rsid w:val="002E2E9F"/>
    <w:rsid w:val="002E486C"/>
    <w:rsid w:val="002E7110"/>
    <w:rsid w:val="002F08C8"/>
    <w:rsid w:val="002F2BF8"/>
    <w:rsid w:val="002F39EE"/>
    <w:rsid w:val="002F57D1"/>
    <w:rsid w:val="002F5EB2"/>
    <w:rsid w:val="002F5F40"/>
    <w:rsid w:val="002F74AF"/>
    <w:rsid w:val="002F7642"/>
    <w:rsid w:val="002F7CE8"/>
    <w:rsid w:val="00300FDA"/>
    <w:rsid w:val="003041CC"/>
    <w:rsid w:val="0030613D"/>
    <w:rsid w:val="0030763D"/>
    <w:rsid w:val="003130B1"/>
    <w:rsid w:val="0031353D"/>
    <w:rsid w:val="003147EB"/>
    <w:rsid w:val="00314C68"/>
    <w:rsid w:val="0032040D"/>
    <w:rsid w:val="003245EF"/>
    <w:rsid w:val="003346B9"/>
    <w:rsid w:val="00340087"/>
    <w:rsid w:val="00340EE5"/>
    <w:rsid w:val="00344052"/>
    <w:rsid w:val="00347183"/>
    <w:rsid w:val="00347377"/>
    <w:rsid w:val="003474A8"/>
    <w:rsid w:val="003500A4"/>
    <w:rsid w:val="00350CF5"/>
    <w:rsid w:val="003550A0"/>
    <w:rsid w:val="003565CF"/>
    <w:rsid w:val="0035720C"/>
    <w:rsid w:val="00360BDA"/>
    <w:rsid w:val="00361EFD"/>
    <w:rsid w:val="00362848"/>
    <w:rsid w:val="00364CDD"/>
    <w:rsid w:val="0037068D"/>
    <w:rsid w:val="00371A9D"/>
    <w:rsid w:val="003739DA"/>
    <w:rsid w:val="00373EBE"/>
    <w:rsid w:val="0037544D"/>
    <w:rsid w:val="00375879"/>
    <w:rsid w:val="00376048"/>
    <w:rsid w:val="003802BC"/>
    <w:rsid w:val="00380703"/>
    <w:rsid w:val="00380CAC"/>
    <w:rsid w:val="0038192A"/>
    <w:rsid w:val="003824F8"/>
    <w:rsid w:val="00383942"/>
    <w:rsid w:val="00386C54"/>
    <w:rsid w:val="00386EF8"/>
    <w:rsid w:val="003873E2"/>
    <w:rsid w:val="003925DC"/>
    <w:rsid w:val="003962FE"/>
    <w:rsid w:val="003A2144"/>
    <w:rsid w:val="003A3EF3"/>
    <w:rsid w:val="003A4687"/>
    <w:rsid w:val="003A5DA3"/>
    <w:rsid w:val="003A6CBC"/>
    <w:rsid w:val="003B3AC6"/>
    <w:rsid w:val="003B4DAE"/>
    <w:rsid w:val="003B5078"/>
    <w:rsid w:val="003B635D"/>
    <w:rsid w:val="003B679F"/>
    <w:rsid w:val="003C0DC7"/>
    <w:rsid w:val="003C100A"/>
    <w:rsid w:val="003C24A4"/>
    <w:rsid w:val="003C3951"/>
    <w:rsid w:val="003C50BE"/>
    <w:rsid w:val="003C645F"/>
    <w:rsid w:val="003C67DD"/>
    <w:rsid w:val="003D26F5"/>
    <w:rsid w:val="003D4458"/>
    <w:rsid w:val="003E3053"/>
    <w:rsid w:val="003E339E"/>
    <w:rsid w:val="003E3BDD"/>
    <w:rsid w:val="003F08F1"/>
    <w:rsid w:val="003F5990"/>
    <w:rsid w:val="003F775B"/>
    <w:rsid w:val="0040011E"/>
    <w:rsid w:val="00400E5F"/>
    <w:rsid w:val="00400E65"/>
    <w:rsid w:val="004015E2"/>
    <w:rsid w:val="00401872"/>
    <w:rsid w:val="004022E2"/>
    <w:rsid w:val="00402422"/>
    <w:rsid w:val="0040675F"/>
    <w:rsid w:val="00412E27"/>
    <w:rsid w:val="004135EB"/>
    <w:rsid w:val="00413E44"/>
    <w:rsid w:val="004154C6"/>
    <w:rsid w:val="0041685B"/>
    <w:rsid w:val="004212DE"/>
    <w:rsid w:val="0042411E"/>
    <w:rsid w:val="004265A8"/>
    <w:rsid w:val="00431845"/>
    <w:rsid w:val="0043672A"/>
    <w:rsid w:val="004435EA"/>
    <w:rsid w:val="004441C4"/>
    <w:rsid w:val="0044461B"/>
    <w:rsid w:val="00445061"/>
    <w:rsid w:val="00445556"/>
    <w:rsid w:val="00451199"/>
    <w:rsid w:val="00451805"/>
    <w:rsid w:val="00452EB6"/>
    <w:rsid w:val="004534AC"/>
    <w:rsid w:val="00453AC9"/>
    <w:rsid w:val="00454347"/>
    <w:rsid w:val="00455097"/>
    <w:rsid w:val="00460314"/>
    <w:rsid w:val="004620B7"/>
    <w:rsid w:val="00464DB7"/>
    <w:rsid w:val="004661E5"/>
    <w:rsid w:val="00466437"/>
    <w:rsid w:val="00466C88"/>
    <w:rsid w:val="0047088F"/>
    <w:rsid w:val="00470F36"/>
    <w:rsid w:val="0047118A"/>
    <w:rsid w:val="004719B6"/>
    <w:rsid w:val="00473B35"/>
    <w:rsid w:val="0047684E"/>
    <w:rsid w:val="004832F7"/>
    <w:rsid w:val="00483B38"/>
    <w:rsid w:val="004849A6"/>
    <w:rsid w:val="00485121"/>
    <w:rsid w:val="00490F5E"/>
    <w:rsid w:val="004939D6"/>
    <w:rsid w:val="004A133A"/>
    <w:rsid w:val="004A3DD5"/>
    <w:rsid w:val="004A476C"/>
    <w:rsid w:val="004A4A5D"/>
    <w:rsid w:val="004A5CFD"/>
    <w:rsid w:val="004B177A"/>
    <w:rsid w:val="004B27EE"/>
    <w:rsid w:val="004B2C86"/>
    <w:rsid w:val="004B4EA4"/>
    <w:rsid w:val="004B5597"/>
    <w:rsid w:val="004B5D2E"/>
    <w:rsid w:val="004B65AA"/>
    <w:rsid w:val="004B66CD"/>
    <w:rsid w:val="004C490D"/>
    <w:rsid w:val="004C5142"/>
    <w:rsid w:val="004C71C5"/>
    <w:rsid w:val="004D47DB"/>
    <w:rsid w:val="004D6D54"/>
    <w:rsid w:val="004D7423"/>
    <w:rsid w:val="004E0529"/>
    <w:rsid w:val="004E2AF1"/>
    <w:rsid w:val="004E477B"/>
    <w:rsid w:val="004E4ACE"/>
    <w:rsid w:val="004E62D5"/>
    <w:rsid w:val="004E6C28"/>
    <w:rsid w:val="004E6E4C"/>
    <w:rsid w:val="004E7246"/>
    <w:rsid w:val="004E7E6F"/>
    <w:rsid w:val="004F13F9"/>
    <w:rsid w:val="00501DCA"/>
    <w:rsid w:val="00503EAD"/>
    <w:rsid w:val="005058D8"/>
    <w:rsid w:val="0050636E"/>
    <w:rsid w:val="00507DCD"/>
    <w:rsid w:val="00507F16"/>
    <w:rsid w:val="0051091E"/>
    <w:rsid w:val="005116D1"/>
    <w:rsid w:val="005125CD"/>
    <w:rsid w:val="00512B1D"/>
    <w:rsid w:val="00513E5F"/>
    <w:rsid w:val="005167C0"/>
    <w:rsid w:val="00517326"/>
    <w:rsid w:val="005173AE"/>
    <w:rsid w:val="00517E73"/>
    <w:rsid w:val="005207C2"/>
    <w:rsid w:val="005244BB"/>
    <w:rsid w:val="0052470E"/>
    <w:rsid w:val="0052669B"/>
    <w:rsid w:val="00526C1D"/>
    <w:rsid w:val="00527DB7"/>
    <w:rsid w:val="005304A9"/>
    <w:rsid w:val="00533182"/>
    <w:rsid w:val="0053388A"/>
    <w:rsid w:val="00535D27"/>
    <w:rsid w:val="0053680D"/>
    <w:rsid w:val="005372A1"/>
    <w:rsid w:val="00537549"/>
    <w:rsid w:val="00541ABA"/>
    <w:rsid w:val="005447A8"/>
    <w:rsid w:val="005468F8"/>
    <w:rsid w:val="00547B80"/>
    <w:rsid w:val="00547EA4"/>
    <w:rsid w:val="00550112"/>
    <w:rsid w:val="00554D99"/>
    <w:rsid w:val="0055727E"/>
    <w:rsid w:val="00557BF2"/>
    <w:rsid w:val="00557F9A"/>
    <w:rsid w:val="005613AD"/>
    <w:rsid w:val="00561510"/>
    <w:rsid w:val="00561704"/>
    <w:rsid w:val="00565D51"/>
    <w:rsid w:val="00565EE7"/>
    <w:rsid w:val="00566E2B"/>
    <w:rsid w:val="00574C49"/>
    <w:rsid w:val="00576842"/>
    <w:rsid w:val="0057787B"/>
    <w:rsid w:val="0058227A"/>
    <w:rsid w:val="00584DB7"/>
    <w:rsid w:val="00585B23"/>
    <w:rsid w:val="00592E71"/>
    <w:rsid w:val="00594941"/>
    <w:rsid w:val="005952AB"/>
    <w:rsid w:val="00596CB9"/>
    <w:rsid w:val="005A11ED"/>
    <w:rsid w:val="005A1C97"/>
    <w:rsid w:val="005A3A22"/>
    <w:rsid w:val="005A5A28"/>
    <w:rsid w:val="005A756B"/>
    <w:rsid w:val="005B1833"/>
    <w:rsid w:val="005B18C5"/>
    <w:rsid w:val="005B2225"/>
    <w:rsid w:val="005B3949"/>
    <w:rsid w:val="005B5734"/>
    <w:rsid w:val="005C0AF1"/>
    <w:rsid w:val="005C21FA"/>
    <w:rsid w:val="005C28BA"/>
    <w:rsid w:val="005C5BD4"/>
    <w:rsid w:val="005C734F"/>
    <w:rsid w:val="005D0D9D"/>
    <w:rsid w:val="005D306C"/>
    <w:rsid w:val="005D3F0A"/>
    <w:rsid w:val="005D460A"/>
    <w:rsid w:val="005D5FDF"/>
    <w:rsid w:val="005D79CB"/>
    <w:rsid w:val="005D79CE"/>
    <w:rsid w:val="005E09BE"/>
    <w:rsid w:val="005E13C5"/>
    <w:rsid w:val="005E2A78"/>
    <w:rsid w:val="005E3EA0"/>
    <w:rsid w:val="005E4B39"/>
    <w:rsid w:val="005E544C"/>
    <w:rsid w:val="005E5CE9"/>
    <w:rsid w:val="005E7F72"/>
    <w:rsid w:val="005F2EDB"/>
    <w:rsid w:val="005F3160"/>
    <w:rsid w:val="005F3960"/>
    <w:rsid w:val="005F45EA"/>
    <w:rsid w:val="005F4C62"/>
    <w:rsid w:val="006029D7"/>
    <w:rsid w:val="00603A0A"/>
    <w:rsid w:val="0060434F"/>
    <w:rsid w:val="006068FB"/>
    <w:rsid w:val="00606CC6"/>
    <w:rsid w:val="00611B31"/>
    <w:rsid w:val="00612FF7"/>
    <w:rsid w:val="006139A2"/>
    <w:rsid w:val="006200F5"/>
    <w:rsid w:val="00623A81"/>
    <w:rsid w:val="00626107"/>
    <w:rsid w:val="00626457"/>
    <w:rsid w:val="00626744"/>
    <w:rsid w:val="006308D0"/>
    <w:rsid w:val="00631001"/>
    <w:rsid w:val="00632CD8"/>
    <w:rsid w:val="00632E2D"/>
    <w:rsid w:val="006337AB"/>
    <w:rsid w:val="00635069"/>
    <w:rsid w:val="00637A33"/>
    <w:rsid w:val="00640D4D"/>
    <w:rsid w:val="006454D8"/>
    <w:rsid w:val="00646457"/>
    <w:rsid w:val="00650056"/>
    <w:rsid w:val="006500BF"/>
    <w:rsid w:val="00651F6A"/>
    <w:rsid w:val="00654CBE"/>
    <w:rsid w:val="00655496"/>
    <w:rsid w:val="0065561F"/>
    <w:rsid w:val="00657897"/>
    <w:rsid w:val="00657A8B"/>
    <w:rsid w:val="0066348F"/>
    <w:rsid w:val="00664AE6"/>
    <w:rsid w:val="00665FDB"/>
    <w:rsid w:val="0066678E"/>
    <w:rsid w:val="00671FA2"/>
    <w:rsid w:val="00673C8D"/>
    <w:rsid w:val="00674225"/>
    <w:rsid w:val="00676D52"/>
    <w:rsid w:val="00681353"/>
    <w:rsid w:val="00684F34"/>
    <w:rsid w:val="00684F95"/>
    <w:rsid w:val="00686B3D"/>
    <w:rsid w:val="00691B57"/>
    <w:rsid w:val="006925B8"/>
    <w:rsid w:val="00695590"/>
    <w:rsid w:val="006A17C2"/>
    <w:rsid w:val="006A1A96"/>
    <w:rsid w:val="006A1ED0"/>
    <w:rsid w:val="006A3182"/>
    <w:rsid w:val="006A4208"/>
    <w:rsid w:val="006A797F"/>
    <w:rsid w:val="006B676C"/>
    <w:rsid w:val="006C18D2"/>
    <w:rsid w:val="006C33BC"/>
    <w:rsid w:val="006C58CE"/>
    <w:rsid w:val="006C5FE1"/>
    <w:rsid w:val="006D15CE"/>
    <w:rsid w:val="006D2546"/>
    <w:rsid w:val="006D44EB"/>
    <w:rsid w:val="006D44F7"/>
    <w:rsid w:val="006D489E"/>
    <w:rsid w:val="006D5A73"/>
    <w:rsid w:val="006E0797"/>
    <w:rsid w:val="006E21A7"/>
    <w:rsid w:val="006E3118"/>
    <w:rsid w:val="006E4179"/>
    <w:rsid w:val="006E7473"/>
    <w:rsid w:val="006F3662"/>
    <w:rsid w:val="006F6225"/>
    <w:rsid w:val="006F6EF5"/>
    <w:rsid w:val="006F73F2"/>
    <w:rsid w:val="00703B47"/>
    <w:rsid w:val="00711219"/>
    <w:rsid w:val="00711253"/>
    <w:rsid w:val="00711717"/>
    <w:rsid w:val="00715CF4"/>
    <w:rsid w:val="00716222"/>
    <w:rsid w:val="00717B13"/>
    <w:rsid w:val="007239B2"/>
    <w:rsid w:val="007240B6"/>
    <w:rsid w:val="0072533F"/>
    <w:rsid w:val="007267A5"/>
    <w:rsid w:val="00731405"/>
    <w:rsid w:val="00733423"/>
    <w:rsid w:val="00733740"/>
    <w:rsid w:val="00733D62"/>
    <w:rsid w:val="007342ED"/>
    <w:rsid w:val="007358E9"/>
    <w:rsid w:val="00736F00"/>
    <w:rsid w:val="007444BB"/>
    <w:rsid w:val="00750E51"/>
    <w:rsid w:val="00751200"/>
    <w:rsid w:val="00751414"/>
    <w:rsid w:val="00751BC0"/>
    <w:rsid w:val="00756317"/>
    <w:rsid w:val="00756CC2"/>
    <w:rsid w:val="00757637"/>
    <w:rsid w:val="00765046"/>
    <w:rsid w:val="0077274F"/>
    <w:rsid w:val="00782027"/>
    <w:rsid w:val="00783B22"/>
    <w:rsid w:val="00787AE9"/>
    <w:rsid w:val="00791DE7"/>
    <w:rsid w:val="00796416"/>
    <w:rsid w:val="00796AD8"/>
    <w:rsid w:val="00797142"/>
    <w:rsid w:val="007A2C70"/>
    <w:rsid w:val="007A41A8"/>
    <w:rsid w:val="007A4537"/>
    <w:rsid w:val="007A4E4C"/>
    <w:rsid w:val="007A68B9"/>
    <w:rsid w:val="007A719B"/>
    <w:rsid w:val="007B29D7"/>
    <w:rsid w:val="007B7561"/>
    <w:rsid w:val="007D40E3"/>
    <w:rsid w:val="007D432E"/>
    <w:rsid w:val="007D4384"/>
    <w:rsid w:val="007D48F0"/>
    <w:rsid w:val="007D7926"/>
    <w:rsid w:val="007E2465"/>
    <w:rsid w:val="007E2858"/>
    <w:rsid w:val="007E2BF2"/>
    <w:rsid w:val="007E5266"/>
    <w:rsid w:val="007E5EBC"/>
    <w:rsid w:val="007E6589"/>
    <w:rsid w:val="007F09B9"/>
    <w:rsid w:val="007F0B42"/>
    <w:rsid w:val="007F1383"/>
    <w:rsid w:val="007F186D"/>
    <w:rsid w:val="007F4189"/>
    <w:rsid w:val="007F4CE2"/>
    <w:rsid w:val="007F5B98"/>
    <w:rsid w:val="007F5C55"/>
    <w:rsid w:val="007F6339"/>
    <w:rsid w:val="0080033A"/>
    <w:rsid w:val="0080553E"/>
    <w:rsid w:val="00807610"/>
    <w:rsid w:val="00807DD2"/>
    <w:rsid w:val="008101BD"/>
    <w:rsid w:val="00811148"/>
    <w:rsid w:val="008141ED"/>
    <w:rsid w:val="0081494F"/>
    <w:rsid w:val="008150FC"/>
    <w:rsid w:val="008151CB"/>
    <w:rsid w:val="0081621D"/>
    <w:rsid w:val="0082206B"/>
    <w:rsid w:val="008225BC"/>
    <w:rsid w:val="008229D6"/>
    <w:rsid w:val="00822EA6"/>
    <w:rsid w:val="00826C6F"/>
    <w:rsid w:val="00830238"/>
    <w:rsid w:val="00831B05"/>
    <w:rsid w:val="008331E5"/>
    <w:rsid w:val="00833618"/>
    <w:rsid w:val="00835E1B"/>
    <w:rsid w:val="00847C62"/>
    <w:rsid w:val="008504F4"/>
    <w:rsid w:val="00851149"/>
    <w:rsid w:val="008537A1"/>
    <w:rsid w:val="00855340"/>
    <w:rsid w:val="00855D8C"/>
    <w:rsid w:val="00857831"/>
    <w:rsid w:val="008616F3"/>
    <w:rsid w:val="00862066"/>
    <w:rsid w:val="00864115"/>
    <w:rsid w:val="00870F6E"/>
    <w:rsid w:val="00872ADC"/>
    <w:rsid w:val="00875661"/>
    <w:rsid w:val="00875A2F"/>
    <w:rsid w:val="00875B58"/>
    <w:rsid w:val="008771EC"/>
    <w:rsid w:val="00880C77"/>
    <w:rsid w:val="00882502"/>
    <w:rsid w:val="00897128"/>
    <w:rsid w:val="008A0609"/>
    <w:rsid w:val="008A0C89"/>
    <w:rsid w:val="008A10F0"/>
    <w:rsid w:val="008B029C"/>
    <w:rsid w:val="008B1159"/>
    <w:rsid w:val="008B72AE"/>
    <w:rsid w:val="008B7D30"/>
    <w:rsid w:val="008C2FA6"/>
    <w:rsid w:val="008C2FE3"/>
    <w:rsid w:val="008C3A98"/>
    <w:rsid w:val="008C57D3"/>
    <w:rsid w:val="008D0DFD"/>
    <w:rsid w:val="008D0F71"/>
    <w:rsid w:val="008D5D60"/>
    <w:rsid w:val="008D5DD7"/>
    <w:rsid w:val="008D6A67"/>
    <w:rsid w:val="008D6CC5"/>
    <w:rsid w:val="008E438E"/>
    <w:rsid w:val="008E57DC"/>
    <w:rsid w:val="008E5A35"/>
    <w:rsid w:val="008E7822"/>
    <w:rsid w:val="008F1FA9"/>
    <w:rsid w:val="008F2598"/>
    <w:rsid w:val="008F3A4E"/>
    <w:rsid w:val="008F427A"/>
    <w:rsid w:val="008F55AD"/>
    <w:rsid w:val="008F7F42"/>
    <w:rsid w:val="0090015B"/>
    <w:rsid w:val="00900B16"/>
    <w:rsid w:val="00901813"/>
    <w:rsid w:val="00902B83"/>
    <w:rsid w:val="00911A5E"/>
    <w:rsid w:val="0091286F"/>
    <w:rsid w:val="00915086"/>
    <w:rsid w:val="00922BCA"/>
    <w:rsid w:val="0093381A"/>
    <w:rsid w:val="00933B57"/>
    <w:rsid w:val="009368FD"/>
    <w:rsid w:val="00937021"/>
    <w:rsid w:val="009404A4"/>
    <w:rsid w:val="0094060A"/>
    <w:rsid w:val="00941311"/>
    <w:rsid w:val="00941425"/>
    <w:rsid w:val="00941D35"/>
    <w:rsid w:val="0094475E"/>
    <w:rsid w:val="00952FA4"/>
    <w:rsid w:val="009546AE"/>
    <w:rsid w:val="00954BED"/>
    <w:rsid w:val="009603DA"/>
    <w:rsid w:val="0096047E"/>
    <w:rsid w:val="0096493A"/>
    <w:rsid w:val="00964EE6"/>
    <w:rsid w:val="00965901"/>
    <w:rsid w:val="00965C79"/>
    <w:rsid w:val="009663A6"/>
    <w:rsid w:val="009718D8"/>
    <w:rsid w:val="00972EB9"/>
    <w:rsid w:val="00973560"/>
    <w:rsid w:val="00973CCE"/>
    <w:rsid w:val="00975371"/>
    <w:rsid w:val="00976118"/>
    <w:rsid w:val="009771E7"/>
    <w:rsid w:val="0098167D"/>
    <w:rsid w:val="009826EF"/>
    <w:rsid w:val="00983E2B"/>
    <w:rsid w:val="00985107"/>
    <w:rsid w:val="00991C4F"/>
    <w:rsid w:val="00993D29"/>
    <w:rsid w:val="009955B7"/>
    <w:rsid w:val="00996FFA"/>
    <w:rsid w:val="009A1FDF"/>
    <w:rsid w:val="009A2F39"/>
    <w:rsid w:val="009A58A0"/>
    <w:rsid w:val="009A77ED"/>
    <w:rsid w:val="009A7A25"/>
    <w:rsid w:val="009B4273"/>
    <w:rsid w:val="009B4407"/>
    <w:rsid w:val="009C09CC"/>
    <w:rsid w:val="009C1B16"/>
    <w:rsid w:val="009C2D44"/>
    <w:rsid w:val="009C5197"/>
    <w:rsid w:val="009C5D45"/>
    <w:rsid w:val="009C6BE2"/>
    <w:rsid w:val="009D4CE9"/>
    <w:rsid w:val="009D5695"/>
    <w:rsid w:val="009D7630"/>
    <w:rsid w:val="009D7B67"/>
    <w:rsid w:val="009E10B1"/>
    <w:rsid w:val="009E38CB"/>
    <w:rsid w:val="009E7728"/>
    <w:rsid w:val="009F03B8"/>
    <w:rsid w:val="009F0E16"/>
    <w:rsid w:val="009F1D6D"/>
    <w:rsid w:val="009F3DD7"/>
    <w:rsid w:val="009F4F9E"/>
    <w:rsid w:val="009F5874"/>
    <w:rsid w:val="00A014CD"/>
    <w:rsid w:val="00A015B9"/>
    <w:rsid w:val="00A028B3"/>
    <w:rsid w:val="00A028BF"/>
    <w:rsid w:val="00A055AB"/>
    <w:rsid w:val="00A0774C"/>
    <w:rsid w:val="00A10854"/>
    <w:rsid w:val="00A10A76"/>
    <w:rsid w:val="00A128AB"/>
    <w:rsid w:val="00A129A2"/>
    <w:rsid w:val="00A15AD3"/>
    <w:rsid w:val="00A22A3E"/>
    <w:rsid w:val="00A235FF"/>
    <w:rsid w:val="00A23F87"/>
    <w:rsid w:val="00A243E7"/>
    <w:rsid w:val="00A259D4"/>
    <w:rsid w:val="00A25E3F"/>
    <w:rsid w:val="00A27B09"/>
    <w:rsid w:val="00A30727"/>
    <w:rsid w:val="00A30F00"/>
    <w:rsid w:val="00A31543"/>
    <w:rsid w:val="00A31F2D"/>
    <w:rsid w:val="00A3639B"/>
    <w:rsid w:val="00A36F61"/>
    <w:rsid w:val="00A40C28"/>
    <w:rsid w:val="00A40C44"/>
    <w:rsid w:val="00A41445"/>
    <w:rsid w:val="00A43CCB"/>
    <w:rsid w:val="00A51CD3"/>
    <w:rsid w:val="00A5246E"/>
    <w:rsid w:val="00A52BD8"/>
    <w:rsid w:val="00A52CBB"/>
    <w:rsid w:val="00A52D87"/>
    <w:rsid w:val="00A53023"/>
    <w:rsid w:val="00A5427C"/>
    <w:rsid w:val="00A54497"/>
    <w:rsid w:val="00A5482D"/>
    <w:rsid w:val="00A61C5B"/>
    <w:rsid w:val="00A63C89"/>
    <w:rsid w:val="00A64045"/>
    <w:rsid w:val="00A64D61"/>
    <w:rsid w:val="00A651C5"/>
    <w:rsid w:val="00A6545F"/>
    <w:rsid w:val="00A65A26"/>
    <w:rsid w:val="00A67569"/>
    <w:rsid w:val="00A73D8E"/>
    <w:rsid w:val="00A760B9"/>
    <w:rsid w:val="00A80F3B"/>
    <w:rsid w:val="00A83CF3"/>
    <w:rsid w:val="00A8649B"/>
    <w:rsid w:val="00A916EE"/>
    <w:rsid w:val="00A92585"/>
    <w:rsid w:val="00A9300D"/>
    <w:rsid w:val="00A9736A"/>
    <w:rsid w:val="00AA1A83"/>
    <w:rsid w:val="00AA1E42"/>
    <w:rsid w:val="00AA2009"/>
    <w:rsid w:val="00AA7061"/>
    <w:rsid w:val="00AB003F"/>
    <w:rsid w:val="00AB2C84"/>
    <w:rsid w:val="00AC098E"/>
    <w:rsid w:val="00AC2181"/>
    <w:rsid w:val="00AC6A05"/>
    <w:rsid w:val="00AD2034"/>
    <w:rsid w:val="00AD38AA"/>
    <w:rsid w:val="00AD460E"/>
    <w:rsid w:val="00AD4695"/>
    <w:rsid w:val="00AD6D75"/>
    <w:rsid w:val="00AD7288"/>
    <w:rsid w:val="00AE3884"/>
    <w:rsid w:val="00AE631D"/>
    <w:rsid w:val="00AF2AA0"/>
    <w:rsid w:val="00AF322B"/>
    <w:rsid w:val="00AF3FDF"/>
    <w:rsid w:val="00AF58E1"/>
    <w:rsid w:val="00AF680F"/>
    <w:rsid w:val="00B007DC"/>
    <w:rsid w:val="00B038D8"/>
    <w:rsid w:val="00B03AE2"/>
    <w:rsid w:val="00B03D9F"/>
    <w:rsid w:val="00B04347"/>
    <w:rsid w:val="00B04F59"/>
    <w:rsid w:val="00B05A0F"/>
    <w:rsid w:val="00B061B1"/>
    <w:rsid w:val="00B06AC2"/>
    <w:rsid w:val="00B07279"/>
    <w:rsid w:val="00B1120D"/>
    <w:rsid w:val="00B1151F"/>
    <w:rsid w:val="00B12DD6"/>
    <w:rsid w:val="00B135E4"/>
    <w:rsid w:val="00B13F7F"/>
    <w:rsid w:val="00B143D9"/>
    <w:rsid w:val="00B15432"/>
    <w:rsid w:val="00B158DA"/>
    <w:rsid w:val="00B16026"/>
    <w:rsid w:val="00B1737E"/>
    <w:rsid w:val="00B21DD6"/>
    <w:rsid w:val="00B2492B"/>
    <w:rsid w:val="00B24E2C"/>
    <w:rsid w:val="00B253A2"/>
    <w:rsid w:val="00B26D18"/>
    <w:rsid w:val="00B27D35"/>
    <w:rsid w:val="00B30745"/>
    <w:rsid w:val="00B308E0"/>
    <w:rsid w:val="00B36F61"/>
    <w:rsid w:val="00B3761B"/>
    <w:rsid w:val="00B425A9"/>
    <w:rsid w:val="00B45077"/>
    <w:rsid w:val="00B466D1"/>
    <w:rsid w:val="00B46E22"/>
    <w:rsid w:val="00B51029"/>
    <w:rsid w:val="00B516D8"/>
    <w:rsid w:val="00B51C7C"/>
    <w:rsid w:val="00B53E08"/>
    <w:rsid w:val="00B60703"/>
    <w:rsid w:val="00B65A08"/>
    <w:rsid w:val="00B700C7"/>
    <w:rsid w:val="00B719C2"/>
    <w:rsid w:val="00B72926"/>
    <w:rsid w:val="00B75018"/>
    <w:rsid w:val="00B75478"/>
    <w:rsid w:val="00B75528"/>
    <w:rsid w:val="00B7582F"/>
    <w:rsid w:val="00B760F2"/>
    <w:rsid w:val="00B765F2"/>
    <w:rsid w:val="00B77263"/>
    <w:rsid w:val="00B8109F"/>
    <w:rsid w:val="00B82297"/>
    <w:rsid w:val="00B82AE5"/>
    <w:rsid w:val="00B84E0D"/>
    <w:rsid w:val="00B861CE"/>
    <w:rsid w:val="00B86AAB"/>
    <w:rsid w:val="00B8752D"/>
    <w:rsid w:val="00B87EF7"/>
    <w:rsid w:val="00B900A9"/>
    <w:rsid w:val="00B954FA"/>
    <w:rsid w:val="00B96022"/>
    <w:rsid w:val="00BA00B7"/>
    <w:rsid w:val="00BA279E"/>
    <w:rsid w:val="00BB0664"/>
    <w:rsid w:val="00BB1B13"/>
    <w:rsid w:val="00BB2EE5"/>
    <w:rsid w:val="00BB3B9F"/>
    <w:rsid w:val="00BB4FB0"/>
    <w:rsid w:val="00BB7D6A"/>
    <w:rsid w:val="00BC00B2"/>
    <w:rsid w:val="00BC5D09"/>
    <w:rsid w:val="00BC69DF"/>
    <w:rsid w:val="00BC6E2B"/>
    <w:rsid w:val="00BC71C7"/>
    <w:rsid w:val="00BD0C40"/>
    <w:rsid w:val="00BD646D"/>
    <w:rsid w:val="00BE1C94"/>
    <w:rsid w:val="00BE259A"/>
    <w:rsid w:val="00BE5446"/>
    <w:rsid w:val="00BE77DE"/>
    <w:rsid w:val="00BE7FF7"/>
    <w:rsid w:val="00BF7868"/>
    <w:rsid w:val="00C02FEB"/>
    <w:rsid w:val="00C04DD4"/>
    <w:rsid w:val="00C07078"/>
    <w:rsid w:val="00C0774D"/>
    <w:rsid w:val="00C154A2"/>
    <w:rsid w:val="00C17E89"/>
    <w:rsid w:val="00C20B63"/>
    <w:rsid w:val="00C21D63"/>
    <w:rsid w:val="00C23009"/>
    <w:rsid w:val="00C264A8"/>
    <w:rsid w:val="00C27103"/>
    <w:rsid w:val="00C30917"/>
    <w:rsid w:val="00C325E0"/>
    <w:rsid w:val="00C41292"/>
    <w:rsid w:val="00C42441"/>
    <w:rsid w:val="00C43EA5"/>
    <w:rsid w:val="00C445C8"/>
    <w:rsid w:val="00C4482E"/>
    <w:rsid w:val="00C508E8"/>
    <w:rsid w:val="00C51984"/>
    <w:rsid w:val="00C526C6"/>
    <w:rsid w:val="00C54573"/>
    <w:rsid w:val="00C54677"/>
    <w:rsid w:val="00C551D0"/>
    <w:rsid w:val="00C55560"/>
    <w:rsid w:val="00C5556A"/>
    <w:rsid w:val="00C60E81"/>
    <w:rsid w:val="00C6113A"/>
    <w:rsid w:val="00C6198D"/>
    <w:rsid w:val="00C62E9C"/>
    <w:rsid w:val="00C65D96"/>
    <w:rsid w:val="00C66557"/>
    <w:rsid w:val="00C66AE1"/>
    <w:rsid w:val="00C66B2F"/>
    <w:rsid w:val="00C70194"/>
    <w:rsid w:val="00C75BFC"/>
    <w:rsid w:val="00C77FC9"/>
    <w:rsid w:val="00C82E5E"/>
    <w:rsid w:val="00C858B5"/>
    <w:rsid w:val="00C85A2D"/>
    <w:rsid w:val="00C863BC"/>
    <w:rsid w:val="00C8674A"/>
    <w:rsid w:val="00C93193"/>
    <w:rsid w:val="00C97371"/>
    <w:rsid w:val="00CA5403"/>
    <w:rsid w:val="00CA58AD"/>
    <w:rsid w:val="00CB2937"/>
    <w:rsid w:val="00CB4EF3"/>
    <w:rsid w:val="00CC1534"/>
    <w:rsid w:val="00CC1BEE"/>
    <w:rsid w:val="00CC21F1"/>
    <w:rsid w:val="00CC4303"/>
    <w:rsid w:val="00CC563F"/>
    <w:rsid w:val="00CC5955"/>
    <w:rsid w:val="00CC729B"/>
    <w:rsid w:val="00CD4BE6"/>
    <w:rsid w:val="00CD5179"/>
    <w:rsid w:val="00CD5A17"/>
    <w:rsid w:val="00CD6BE3"/>
    <w:rsid w:val="00CD7166"/>
    <w:rsid w:val="00CE0B5E"/>
    <w:rsid w:val="00CE3608"/>
    <w:rsid w:val="00CE3F44"/>
    <w:rsid w:val="00CE77CA"/>
    <w:rsid w:val="00CF1604"/>
    <w:rsid w:val="00CF16A2"/>
    <w:rsid w:val="00CF2CE4"/>
    <w:rsid w:val="00CF3783"/>
    <w:rsid w:val="00CF6604"/>
    <w:rsid w:val="00CF6AA9"/>
    <w:rsid w:val="00CF747F"/>
    <w:rsid w:val="00D01017"/>
    <w:rsid w:val="00D01C18"/>
    <w:rsid w:val="00D029D6"/>
    <w:rsid w:val="00D03CB6"/>
    <w:rsid w:val="00D041AF"/>
    <w:rsid w:val="00D04315"/>
    <w:rsid w:val="00D0449E"/>
    <w:rsid w:val="00D06C7F"/>
    <w:rsid w:val="00D12194"/>
    <w:rsid w:val="00D128D1"/>
    <w:rsid w:val="00D135C3"/>
    <w:rsid w:val="00D13EB9"/>
    <w:rsid w:val="00D157FD"/>
    <w:rsid w:val="00D15916"/>
    <w:rsid w:val="00D173E8"/>
    <w:rsid w:val="00D21D79"/>
    <w:rsid w:val="00D233FE"/>
    <w:rsid w:val="00D234C6"/>
    <w:rsid w:val="00D3126A"/>
    <w:rsid w:val="00D333B2"/>
    <w:rsid w:val="00D355A3"/>
    <w:rsid w:val="00D42523"/>
    <w:rsid w:val="00D468DE"/>
    <w:rsid w:val="00D4770E"/>
    <w:rsid w:val="00D51B2A"/>
    <w:rsid w:val="00D52AC3"/>
    <w:rsid w:val="00D5354B"/>
    <w:rsid w:val="00D53858"/>
    <w:rsid w:val="00D540B3"/>
    <w:rsid w:val="00D55595"/>
    <w:rsid w:val="00D55C17"/>
    <w:rsid w:val="00D63F16"/>
    <w:rsid w:val="00D67A05"/>
    <w:rsid w:val="00D71982"/>
    <w:rsid w:val="00D71E29"/>
    <w:rsid w:val="00D733F3"/>
    <w:rsid w:val="00D734C9"/>
    <w:rsid w:val="00D73676"/>
    <w:rsid w:val="00D73B3D"/>
    <w:rsid w:val="00D767F4"/>
    <w:rsid w:val="00D80DA3"/>
    <w:rsid w:val="00D971D4"/>
    <w:rsid w:val="00DA28B2"/>
    <w:rsid w:val="00DA416F"/>
    <w:rsid w:val="00DA6DE1"/>
    <w:rsid w:val="00DA7B8C"/>
    <w:rsid w:val="00DA7DCB"/>
    <w:rsid w:val="00DB0658"/>
    <w:rsid w:val="00DB0ECB"/>
    <w:rsid w:val="00DB1F22"/>
    <w:rsid w:val="00DB3FBA"/>
    <w:rsid w:val="00DB5842"/>
    <w:rsid w:val="00DC0832"/>
    <w:rsid w:val="00DC3949"/>
    <w:rsid w:val="00DC39A5"/>
    <w:rsid w:val="00DC3ADB"/>
    <w:rsid w:val="00DC40DC"/>
    <w:rsid w:val="00DC76F2"/>
    <w:rsid w:val="00DD14F5"/>
    <w:rsid w:val="00DD1D5A"/>
    <w:rsid w:val="00DE1957"/>
    <w:rsid w:val="00DE3297"/>
    <w:rsid w:val="00DE3615"/>
    <w:rsid w:val="00DE587D"/>
    <w:rsid w:val="00DE5D54"/>
    <w:rsid w:val="00DE6B5C"/>
    <w:rsid w:val="00DE7242"/>
    <w:rsid w:val="00DF216E"/>
    <w:rsid w:val="00DF464E"/>
    <w:rsid w:val="00DF5305"/>
    <w:rsid w:val="00DF54A2"/>
    <w:rsid w:val="00DF6781"/>
    <w:rsid w:val="00DF7FCF"/>
    <w:rsid w:val="00E0054E"/>
    <w:rsid w:val="00E0228F"/>
    <w:rsid w:val="00E07DBB"/>
    <w:rsid w:val="00E10E19"/>
    <w:rsid w:val="00E11EE5"/>
    <w:rsid w:val="00E1291A"/>
    <w:rsid w:val="00E13949"/>
    <w:rsid w:val="00E14487"/>
    <w:rsid w:val="00E14CD3"/>
    <w:rsid w:val="00E17857"/>
    <w:rsid w:val="00E22599"/>
    <w:rsid w:val="00E253D3"/>
    <w:rsid w:val="00E3063B"/>
    <w:rsid w:val="00E33BC9"/>
    <w:rsid w:val="00E3473D"/>
    <w:rsid w:val="00E34A21"/>
    <w:rsid w:val="00E34ED6"/>
    <w:rsid w:val="00E363E4"/>
    <w:rsid w:val="00E365EB"/>
    <w:rsid w:val="00E3673F"/>
    <w:rsid w:val="00E367E3"/>
    <w:rsid w:val="00E367E5"/>
    <w:rsid w:val="00E37902"/>
    <w:rsid w:val="00E37F83"/>
    <w:rsid w:val="00E401EE"/>
    <w:rsid w:val="00E40809"/>
    <w:rsid w:val="00E41573"/>
    <w:rsid w:val="00E421E1"/>
    <w:rsid w:val="00E43959"/>
    <w:rsid w:val="00E50458"/>
    <w:rsid w:val="00E54BAF"/>
    <w:rsid w:val="00E553AF"/>
    <w:rsid w:val="00E55808"/>
    <w:rsid w:val="00E57E72"/>
    <w:rsid w:val="00E6017D"/>
    <w:rsid w:val="00E61020"/>
    <w:rsid w:val="00E61C44"/>
    <w:rsid w:val="00E629E5"/>
    <w:rsid w:val="00E642D9"/>
    <w:rsid w:val="00E64BDC"/>
    <w:rsid w:val="00E65E78"/>
    <w:rsid w:val="00E67033"/>
    <w:rsid w:val="00E71D86"/>
    <w:rsid w:val="00E72A22"/>
    <w:rsid w:val="00E743EF"/>
    <w:rsid w:val="00E8030E"/>
    <w:rsid w:val="00E80A48"/>
    <w:rsid w:val="00E81413"/>
    <w:rsid w:val="00E81E17"/>
    <w:rsid w:val="00E8288C"/>
    <w:rsid w:val="00E85D9F"/>
    <w:rsid w:val="00E866BD"/>
    <w:rsid w:val="00E87C23"/>
    <w:rsid w:val="00E90615"/>
    <w:rsid w:val="00E92030"/>
    <w:rsid w:val="00E94685"/>
    <w:rsid w:val="00E957F3"/>
    <w:rsid w:val="00E974BA"/>
    <w:rsid w:val="00EA00E2"/>
    <w:rsid w:val="00EA26C4"/>
    <w:rsid w:val="00EA3654"/>
    <w:rsid w:val="00EA4F6B"/>
    <w:rsid w:val="00EA5604"/>
    <w:rsid w:val="00EA6659"/>
    <w:rsid w:val="00EB2639"/>
    <w:rsid w:val="00EB3BBA"/>
    <w:rsid w:val="00EB7B1C"/>
    <w:rsid w:val="00EC0259"/>
    <w:rsid w:val="00EC16EA"/>
    <w:rsid w:val="00EC30A4"/>
    <w:rsid w:val="00EC4663"/>
    <w:rsid w:val="00EC5E2E"/>
    <w:rsid w:val="00EC7A2E"/>
    <w:rsid w:val="00ED3A36"/>
    <w:rsid w:val="00ED4BCA"/>
    <w:rsid w:val="00ED5D5A"/>
    <w:rsid w:val="00ED785A"/>
    <w:rsid w:val="00ED7FE9"/>
    <w:rsid w:val="00EE07F2"/>
    <w:rsid w:val="00EE2AEE"/>
    <w:rsid w:val="00EE4941"/>
    <w:rsid w:val="00EE554C"/>
    <w:rsid w:val="00EE62C1"/>
    <w:rsid w:val="00EE6AA9"/>
    <w:rsid w:val="00EE6BE0"/>
    <w:rsid w:val="00EE6EBB"/>
    <w:rsid w:val="00EF1C87"/>
    <w:rsid w:val="00EF33E1"/>
    <w:rsid w:val="00EF35D7"/>
    <w:rsid w:val="00EF3A95"/>
    <w:rsid w:val="00EF5C69"/>
    <w:rsid w:val="00EF6A15"/>
    <w:rsid w:val="00EF6D6F"/>
    <w:rsid w:val="00EF7CC0"/>
    <w:rsid w:val="00F011D5"/>
    <w:rsid w:val="00F021D1"/>
    <w:rsid w:val="00F03ACB"/>
    <w:rsid w:val="00F03D88"/>
    <w:rsid w:val="00F13480"/>
    <w:rsid w:val="00F1353D"/>
    <w:rsid w:val="00F13D86"/>
    <w:rsid w:val="00F1438B"/>
    <w:rsid w:val="00F15008"/>
    <w:rsid w:val="00F15523"/>
    <w:rsid w:val="00F15677"/>
    <w:rsid w:val="00F172EE"/>
    <w:rsid w:val="00F2159F"/>
    <w:rsid w:val="00F22A39"/>
    <w:rsid w:val="00F2387B"/>
    <w:rsid w:val="00F23C6B"/>
    <w:rsid w:val="00F24E9B"/>
    <w:rsid w:val="00F26ADE"/>
    <w:rsid w:val="00F27B5B"/>
    <w:rsid w:val="00F30582"/>
    <w:rsid w:val="00F3162F"/>
    <w:rsid w:val="00F32966"/>
    <w:rsid w:val="00F334A7"/>
    <w:rsid w:val="00F34770"/>
    <w:rsid w:val="00F44E18"/>
    <w:rsid w:val="00F461D4"/>
    <w:rsid w:val="00F468B8"/>
    <w:rsid w:val="00F46CED"/>
    <w:rsid w:val="00F4729A"/>
    <w:rsid w:val="00F47471"/>
    <w:rsid w:val="00F52CB1"/>
    <w:rsid w:val="00F535E5"/>
    <w:rsid w:val="00F53D30"/>
    <w:rsid w:val="00F56B89"/>
    <w:rsid w:val="00F57162"/>
    <w:rsid w:val="00F61375"/>
    <w:rsid w:val="00F6319F"/>
    <w:rsid w:val="00F63E72"/>
    <w:rsid w:val="00F67DA9"/>
    <w:rsid w:val="00F67E9A"/>
    <w:rsid w:val="00F67FBA"/>
    <w:rsid w:val="00F70D29"/>
    <w:rsid w:val="00F73DA6"/>
    <w:rsid w:val="00F750CD"/>
    <w:rsid w:val="00F77B1F"/>
    <w:rsid w:val="00F84218"/>
    <w:rsid w:val="00F8473F"/>
    <w:rsid w:val="00F86731"/>
    <w:rsid w:val="00F87197"/>
    <w:rsid w:val="00F879B9"/>
    <w:rsid w:val="00F921EC"/>
    <w:rsid w:val="00F9236F"/>
    <w:rsid w:val="00F93329"/>
    <w:rsid w:val="00F94C30"/>
    <w:rsid w:val="00F97A96"/>
    <w:rsid w:val="00FA33A6"/>
    <w:rsid w:val="00FA55B5"/>
    <w:rsid w:val="00FA5FF3"/>
    <w:rsid w:val="00FB0CAB"/>
    <w:rsid w:val="00FB25EE"/>
    <w:rsid w:val="00FB40A0"/>
    <w:rsid w:val="00FB6B73"/>
    <w:rsid w:val="00FB6BE4"/>
    <w:rsid w:val="00FB746F"/>
    <w:rsid w:val="00FC1E83"/>
    <w:rsid w:val="00FD0CD3"/>
    <w:rsid w:val="00FD0E73"/>
    <w:rsid w:val="00FD1BD9"/>
    <w:rsid w:val="00FD1D6E"/>
    <w:rsid w:val="00FD2A7D"/>
    <w:rsid w:val="00FD67C6"/>
    <w:rsid w:val="00FD70C3"/>
    <w:rsid w:val="00FE08FA"/>
    <w:rsid w:val="00FE186C"/>
    <w:rsid w:val="00FE531B"/>
    <w:rsid w:val="00FE767F"/>
    <w:rsid w:val="00FE7C39"/>
    <w:rsid w:val="00FF1AEA"/>
    <w:rsid w:val="00FF2553"/>
    <w:rsid w:val="00FF3216"/>
    <w:rsid w:val="00FF5225"/>
    <w:rsid w:val="00FF5C05"/>
    <w:rsid w:val="00FF64A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8495C3"/>
  <w15:docId w15:val="{36B80FAA-43BB-4837-A86A-E35694D12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6048"/>
    <w:pPr>
      <w:spacing w:before="180" w:after="0" w:line="360" w:lineRule="auto"/>
      <w:jc w:val="both"/>
    </w:pPr>
    <w:rPr>
      <w:rFonts w:ascii="Arial" w:eastAsia="Times New Roman" w:hAnsi="Arial" w:cs="Times New Roman"/>
      <w:sz w:val="24"/>
      <w:szCs w:val="24"/>
    </w:rPr>
  </w:style>
  <w:style w:type="paragraph" w:styleId="Heading1">
    <w:name w:val="heading 1"/>
    <w:basedOn w:val="Normal"/>
    <w:next w:val="Normal"/>
    <w:link w:val="Heading1Char"/>
    <w:uiPriority w:val="99"/>
    <w:qFormat/>
    <w:rsid w:val="004B5597"/>
    <w:pPr>
      <w:keepNext/>
      <w:numPr>
        <w:numId w:val="1"/>
      </w:numPr>
      <w:spacing w:before="0" w:after="240" w:line="276" w:lineRule="auto"/>
      <w:jc w:val="left"/>
      <w:outlineLvl w:val="0"/>
    </w:pPr>
    <w:rPr>
      <w:rFonts w:cs="Arial"/>
      <w:b/>
      <w:bCs/>
      <w:kern w:val="32"/>
      <w:sz w:val="32"/>
      <w:szCs w:val="32"/>
    </w:rPr>
  </w:style>
  <w:style w:type="paragraph" w:styleId="Heading2">
    <w:name w:val="heading 2"/>
    <w:basedOn w:val="Normal"/>
    <w:next w:val="Normal"/>
    <w:link w:val="Heading2Char"/>
    <w:uiPriority w:val="99"/>
    <w:qFormat/>
    <w:rsid w:val="008D5DD7"/>
    <w:pPr>
      <w:keepNext/>
      <w:numPr>
        <w:ilvl w:val="1"/>
        <w:numId w:val="1"/>
      </w:numPr>
      <w:spacing w:before="240" w:line="276" w:lineRule="auto"/>
      <w:jc w:val="left"/>
      <w:outlineLvl w:val="1"/>
    </w:pPr>
    <w:rPr>
      <w:rFonts w:cs="Arial"/>
      <w:b/>
      <w:bCs/>
      <w:iCs/>
      <w:sz w:val="28"/>
      <w:szCs w:val="28"/>
    </w:rPr>
  </w:style>
  <w:style w:type="paragraph" w:styleId="Heading3">
    <w:name w:val="heading 3"/>
    <w:basedOn w:val="Normal"/>
    <w:next w:val="Normal"/>
    <w:link w:val="Heading3Char"/>
    <w:uiPriority w:val="99"/>
    <w:qFormat/>
    <w:rsid w:val="00063CEE"/>
    <w:pPr>
      <w:keepNext/>
      <w:numPr>
        <w:ilvl w:val="2"/>
        <w:numId w:val="1"/>
      </w:numPr>
      <w:spacing w:before="240" w:line="276" w:lineRule="auto"/>
      <w:jc w:val="left"/>
      <w:outlineLvl w:val="2"/>
    </w:pPr>
    <w:rPr>
      <w:rFonts w:cs="Arial"/>
      <w:b/>
      <w:bCs/>
      <w:sz w:val="26"/>
      <w:szCs w:val="26"/>
    </w:rPr>
  </w:style>
  <w:style w:type="paragraph" w:styleId="Heading4">
    <w:name w:val="heading 4"/>
    <w:basedOn w:val="Normal"/>
    <w:next w:val="Normal"/>
    <w:link w:val="Heading4Char"/>
    <w:uiPriority w:val="99"/>
    <w:qFormat/>
    <w:rsid w:val="00C23009"/>
    <w:pPr>
      <w:keepNext/>
      <w:numPr>
        <w:ilvl w:val="3"/>
        <w:numId w:val="1"/>
      </w:numPr>
      <w:spacing w:line="276" w:lineRule="auto"/>
      <w:jc w:val="left"/>
      <w:outlineLvl w:val="3"/>
    </w:pPr>
    <w:rPr>
      <w:b/>
      <w:bCs/>
      <w:szCs w:val="28"/>
    </w:rPr>
  </w:style>
  <w:style w:type="paragraph" w:styleId="Heading5">
    <w:name w:val="heading 5"/>
    <w:basedOn w:val="Normal"/>
    <w:next w:val="Normal"/>
    <w:link w:val="Heading5Char"/>
    <w:uiPriority w:val="99"/>
    <w:qFormat/>
    <w:rsid w:val="00C23009"/>
    <w:pPr>
      <w:numPr>
        <w:ilvl w:val="4"/>
        <w:numId w:val="1"/>
      </w:numPr>
      <w:spacing w:line="276" w:lineRule="auto"/>
      <w:jc w:val="left"/>
      <w:outlineLvl w:val="4"/>
    </w:pPr>
    <w:rPr>
      <w:b/>
      <w:bCs/>
      <w:i/>
      <w:iCs/>
      <w:sz w:val="22"/>
      <w:szCs w:val="26"/>
    </w:rPr>
  </w:style>
  <w:style w:type="paragraph" w:styleId="Heading6">
    <w:name w:val="heading 6"/>
    <w:basedOn w:val="Normal"/>
    <w:next w:val="Normal"/>
    <w:link w:val="Heading6Char"/>
    <w:uiPriority w:val="99"/>
    <w:qFormat/>
    <w:rsid w:val="00C23009"/>
    <w:pPr>
      <w:numPr>
        <w:ilvl w:val="5"/>
        <w:numId w:val="1"/>
      </w:numPr>
      <w:spacing w:line="276" w:lineRule="auto"/>
      <w:jc w:val="left"/>
      <w:outlineLvl w:val="5"/>
    </w:pPr>
    <w:rPr>
      <w:b/>
      <w:bCs/>
      <w:sz w:val="22"/>
      <w:szCs w:val="22"/>
    </w:rPr>
  </w:style>
  <w:style w:type="paragraph" w:styleId="Heading7">
    <w:name w:val="heading 7"/>
    <w:basedOn w:val="Normal"/>
    <w:next w:val="Normal"/>
    <w:link w:val="Heading7Char"/>
    <w:uiPriority w:val="99"/>
    <w:qFormat/>
    <w:rsid w:val="008D5DD7"/>
    <w:pPr>
      <w:numPr>
        <w:ilvl w:val="6"/>
        <w:numId w:val="1"/>
      </w:numPr>
      <w:spacing w:before="240" w:line="276" w:lineRule="auto"/>
      <w:jc w:val="left"/>
      <w:outlineLvl w:val="6"/>
    </w:pPr>
    <w:rPr>
      <w:b/>
      <w:sz w:val="32"/>
    </w:rPr>
  </w:style>
  <w:style w:type="paragraph" w:styleId="Heading8">
    <w:name w:val="heading 8"/>
    <w:basedOn w:val="Normal"/>
    <w:next w:val="Normal"/>
    <w:link w:val="Heading8Char"/>
    <w:uiPriority w:val="99"/>
    <w:qFormat/>
    <w:rsid w:val="008D5DD7"/>
    <w:pPr>
      <w:numPr>
        <w:ilvl w:val="7"/>
        <w:numId w:val="1"/>
      </w:numPr>
      <w:spacing w:before="240" w:line="276" w:lineRule="auto"/>
      <w:jc w:val="left"/>
      <w:outlineLvl w:val="7"/>
    </w:pPr>
    <w:rPr>
      <w:b/>
      <w:iCs/>
      <w:sz w:val="28"/>
    </w:rPr>
  </w:style>
  <w:style w:type="paragraph" w:styleId="Heading9">
    <w:name w:val="heading 9"/>
    <w:basedOn w:val="Normal"/>
    <w:next w:val="Normal"/>
    <w:link w:val="Heading9Char"/>
    <w:uiPriority w:val="99"/>
    <w:qFormat/>
    <w:rsid w:val="008D5DD7"/>
    <w:pPr>
      <w:numPr>
        <w:ilvl w:val="8"/>
        <w:numId w:val="1"/>
      </w:numPr>
      <w:spacing w:before="240" w:line="276" w:lineRule="auto"/>
      <w:jc w:val="left"/>
      <w:outlineLvl w:val="8"/>
    </w:pPr>
    <w:rPr>
      <w:rFonts w:cs="Arial"/>
      <w:b/>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5">
    <w:name w:val="toc 5"/>
    <w:basedOn w:val="Normal"/>
    <w:next w:val="Normal"/>
    <w:uiPriority w:val="39"/>
    <w:unhideWhenUsed/>
    <w:rsid w:val="00B2492B"/>
    <w:pPr>
      <w:spacing w:before="0" w:line="276" w:lineRule="auto"/>
      <w:ind w:left="958" w:right="425"/>
    </w:pPr>
  </w:style>
  <w:style w:type="character" w:customStyle="1" w:styleId="Heading2Char">
    <w:name w:val="Heading 2 Char"/>
    <w:basedOn w:val="DefaultParagraphFont"/>
    <w:link w:val="Heading2"/>
    <w:uiPriority w:val="99"/>
    <w:rsid w:val="008D5DD7"/>
    <w:rPr>
      <w:rFonts w:ascii="Arial" w:eastAsia="Times New Roman" w:hAnsi="Arial" w:cs="Arial"/>
      <w:b/>
      <w:bCs/>
      <w:iCs/>
      <w:sz w:val="28"/>
      <w:szCs w:val="28"/>
    </w:rPr>
  </w:style>
  <w:style w:type="character" w:customStyle="1" w:styleId="Heading3Char">
    <w:name w:val="Heading 3 Char"/>
    <w:basedOn w:val="DefaultParagraphFont"/>
    <w:link w:val="Heading3"/>
    <w:uiPriority w:val="99"/>
    <w:rsid w:val="00063CEE"/>
    <w:rPr>
      <w:rFonts w:ascii="Arial" w:eastAsia="Times New Roman" w:hAnsi="Arial" w:cs="Arial"/>
      <w:b/>
      <w:bCs/>
      <w:sz w:val="26"/>
      <w:szCs w:val="26"/>
    </w:rPr>
  </w:style>
  <w:style w:type="character" w:customStyle="1" w:styleId="Heading4Char">
    <w:name w:val="Heading 4 Char"/>
    <w:basedOn w:val="DefaultParagraphFont"/>
    <w:link w:val="Heading4"/>
    <w:uiPriority w:val="99"/>
    <w:rsid w:val="00C23009"/>
    <w:rPr>
      <w:rFonts w:ascii="Arial" w:eastAsia="Times New Roman" w:hAnsi="Arial" w:cs="Times New Roman"/>
      <w:b/>
      <w:bCs/>
      <w:sz w:val="24"/>
      <w:szCs w:val="28"/>
    </w:rPr>
  </w:style>
  <w:style w:type="character" w:customStyle="1" w:styleId="Heading5Char">
    <w:name w:val="Heading 5 Char"/>
    <w:basedOn w:val="DefaultParagraphFont"/>
    <w:link w:val="Heading5"/>
    <w:uiPriority w:val="99"/>
    <w:rsid w:val="00C23009"/>
    <w:rPr>
      <w:rFonts w:ascii="Arial" w:eastAsia="Times New Roman" w:hAnsi="Arial" w:cs="Times New Roman"/>
      <w:b/>
      <w:bCs/>
      <w:i/>
      <w:iCs/>
      <w:szCs w:val="26"/>
    </w:rPr>
  </w:style>
  <w:style w:type="character" w:customStyle="1" w:styleId="Heading6Char">
    <w:name w:val="Heading 6 Char"/>
    <w:basedOn w:val="DefaultParagraphFont"/>
    <w:link w:val="Heading6"/>
    <w:uiPriority w:val="99"/>
    <w:rsid w:val="00C23009"/>
    <w:rPr>
      <w:rFonts w:ascii="Arial" w:eastAsia="Times New Roman" w:hAnsi="Arial" w:cs="Times New Roman"/>
      <w:b/>
      <w:bCs/>
    </w:rPr>
  </w:style>
  <w:style w:type="paragraph" w:styleId="TOC6">
    <w:name w:val="toc 6"/>
    <w:basedOn w:val="Normal"/>
    <w:next w:val="Normal"/>
    <w:uiPriority w:val="39"/>
    <w:unhideWhenUsed/>
    <w:rsid w:val="00B2492B"/>
    <w:pPr>
      <w:spacing w:before="0" w:line="276" w:lineRule="auto"/>
      <w:ind w:left="1202" w:right="425"/>
    </w:pPr>
  </w:style>
  <w:style w:type="character" w:customStyle="1" w:styleId="Heading8Char">
    <w:name w:val="Heading 8 Char"/>
    <w:basedOn w:val="DefaultParagraphFont"/>
    <w:link w:val="Heading8"/>
    <w:uiPriority w:val="99"/>
    <w:rsid w:val="008D5DD7"/>
    <w:rPr>
      <w:rFonts w:ascii="Arial" w:eastAsia="Times New Roman" w:hAnsi="Arial" w:cs="Times New Roman"/>
      <w:b/>
      <w:iCs/>
      <w:sz w:val="28"/>
      <w:szCs w:val="24"/>
    </w:rPr>
  </w:style>
  <w:style w:type="character" w:customStyle="1" w:styleId="Heading9Char">
    <w:name w:val="Heading 9 Char"/>
    <w:basedOn w:val="DefaultParagraphFont"/>
    <w:link w:val="Heading9"/>
    <w:uiPriority w:val="99"/>
    <w:rsid w:val="008D5DD7"/>
    <w:rPr>
      <w:rFonts w:ascii="Arial" w:eastAsia="Times New Roman" w:hAnsi="Arial" w:cs="Arial"/>
      <w:b/>
      <w:sz w:val="26"/>
    </w:rPr>
  </w:style>
  <w:style w:type="character" w:customStyle="1" w:styleId="Heading1Char">
    <w:name w:val="Heading 1 Char"/>
    <w:basedOn w:val="DefaultParagraphFont"/>
    <w:link w:val="Heading1"/>
    <w:uiPriority w:val="99"/>
    <w:locked/>
    <w:rsid w:val="004B5597"/>
    <w:rPr>
      <w:rFonts w:ascii="Arial" w:eastAsia="Times New Roman" w:hAnsi="Arial" w:cs="Arial"/>
      <w:b/>
      <w:bCs/>
      <w:kern w:val="32"/>
      <w:sz w:val="32"/>
      <w:szCs w:val="32"/>
    </w:rPr>
  </w:style>
  <w:style w:type="character" w:customStyle="1" w:styleId="Heading7Char">
    <w:name w:val="Heading 7 Char"/>
    <w:basedOn w:val="DefaultParagraphFont"/>
    <w:link w:val="Heading7"/>
    <w:uiPriority w:val="99"/>
    <w:locked/>
    <w:rsid w:val="008D5DD7"/>
    <w:rPr>
      <w:rFonts w:ascii="Arial" w:eastAsia="Times New Roman" w:hAnsi="Arial" w:cs="Times New Roman"/>
      <w:b/>
      <w:sz w:val="32"/>
      <w:szCs w:val="24"/>
    </w:rPr>
  </w:style>
  <w:style w:type="paragraph" w:styleId="TOC1">
    <w:name w:val="toc 1"/>
    <w:basedOn w:val="Normal"/>
    <w:next w:val="Normal"/>
    <w:uiPriority w:val="39"/>
    <w:qFormat/>
    <w:rsid w:val="00B2492B"/>
    <w:pPr>
      <w:tabs>
        <w:tab w:val="right" w:leader="dot" w:pos="8494"/>
      </w:tabs>
      <w:spacing w:before="0" w:line="276" w:lineRule="auto"/>
      <w:ind w:right="425"/>
    </w:pPr>
    <w:rPr>
      <w:noProof/>
    </w:rPr>
  </w:style>
  <w:style w:type="paragraph" w:styleId="TOC2">
    <w:name w:val="toc 2"/>
    <w:basedOn w:val="Normal"/>
    <w:next w:val="Normal"/>
    <w:uiPriority w:val="39"/>
    <w:qFormat/>
    <w:rsid w:val="00B2492B"/>
    <w:pPr>
      <w:tabs>
        <w:tab w:val="right" w:leader="dot" w:pos="8494"/>
      </w:tabs>
      <w:spacing w:before="0" w:line="276" w:lineRule="auto"/>
      <w:ind w:left="238" w:right="425"/>
    </w:pPr>
  </w:style>
  <w:style w:type="paragraph" w:styleId="TOC3">
    <w:name w:val="toc 3"/>
    <w:basedOn w:val="Normal"/>
    <w:next w:val="Normal"/>
    <w:uiPriority w:val="39"/>
    <w:qFormat/>
    <w:rsid w:val="00B2492B"/>
    <w:pPr>
      <w:spacing w:before="0" w:line="276" w:lineRule="auto"/>
      <w:ind w:left="482" w:right="425"/>
    </w:pPr>
  </w:style>
  <w:style w:type="paragraph" w:styleId="Footer">
    <w:name w:val="footer"/>
    <w:basedOn w:val="Normal"/>
    <w:link w:val="FooterChar"/>
    <w:uiPriority w:val="99"/>
    <w:rsid w:val="00DA28B2"/>
    <w:pPr>
      <w:tabs>
        <w:tab w:val="center" w:pos="4153"/>
        <w:tab w:val="right" w:pos="8306"/>
      </w:tabs>
    </w:pPr>
  </w:style>
  <w:style w:type="character" w:customStyle="1" w:styleId="FooterChar">
    <w:name w:val="Footer Char"/>
    <w:basedOn w:val="DefaultParagraphFont"/>
    <w:link w:val="Footer"/>
    <w:uiPriority w:val="99"/>
    <w:rsid w:val="00DA28B2"/>
    <w:rPr>
      <w:rFonts w:ascii="Arial" w:eastAsia="Times New Roman" w:hAnsi="Arial" w:cs="Times New Roman"/>
      <w:sz w:val="24"/>
      <w:szCs w:val="24"/>
    </w:rPr>
  </w:style>
  <w:style w:type="paragraph" w:customStyle="1" w:styleId="Heading1nonumber">
    <w:name w:val="Heading1 no number"/>
    <w:basedOn w:val="Heading1"/>
    <w:uiPriority w:val="99"/>
    <w:rsid w:val="00833618"/>
    <w:pPr>
      <w:numPr>
        <w:numId w:val="0"/>
      </w:numPr>
    </w:pPr>
    <w:rPr>
      <w:szCs w:val="36"/>
    </w:rPr>
  </w:style>
  <w:style w:type="character" w:styleId="PageNumber">
    <w:name w:val="page number"/>
    <w:basedOn w:val="DefaultParagraphFont"/>
    <w:uiPriority w:val="99"/>
    <w:rsid w:val="00DA28B2"/>
    <w:rPr>
      <w:rFonts w:cs="Times New Roman"/>
    </w:rPr>
  </w:style>
  <w:style w:type="character" w:styleId="Hyperlink">
    <w:name w:val="Hyperlink"/>
    <w:basedOn w:val="DefaultParagraphFont"/>
    <w:uiPriority w:val="99"/>
    <w:rsid w:val="00DA28B2"/>
    <w:rPr>
      <w:rFonts w:cs="Times New Roman"/>
      <w:color w:val="0000FF"/>
      <w:u w:val="single"/>
    </w:rPr>
  </w:style>
  <w:style w:type="paragraph" w:styleId="Caption">
    <w:name w:val="caption"/>
    <w:basedOn w:val="Normal"/>
    <w:next w:val="Normal"/>
    <w:uiPriority w:val="99"/>
    <w:qFormat/>
    <w:rsid w:val="00E17857"/>
    <w:pPr>
      <w:spacing w:after="120"/>
    </w:pPr>
    <w:rPr>
      <w:b/>
      <w:bCs/>
      <w:sz w:val="22"/>
      <w:szCs w:val="20"/>
    </w:rPr>
  </w:style>
  <w:style w:type="paragraph" w:styleId="TableofFigures">
    <w:name w:val="table of figures"/>
    <w:basedOn w:val="Normal"/>
    <w:next w:val="Normal"/>
    <w:uiPriority w:val="99"/>
    <w:rsid w:val="002B0693"/>
    <w:pPr>
      <w:spacing w:line="240" w:lineRule="auto"/>
      <w:ind w:left="454" w:hanging="454"/>
    </w:pPr>
  </w:style>
  <w:style w:type="paragraph" w:styleId="BodyText">
    <w:name w:val="Body Text"/>
    <w:basedOn w:val="Normal"/>
    <w:link w:val="BodyTextChar"/>
    <w:uiPriority w:val="99"/>
    <w:rsid w:val="005125CD"/>
  </w:style>
  <w:style w:type="character" w:customStyle="1" w:styleId="BodyTextChar">
    <w:name w:val="Body Text Char"/>
    <w:basedOn w:val="DefaultParagraphFont"/>
    <w:link w:val="BodyText"/>
    <w:uiPriority w:val="99"/>
    <w:rsid w:val="005125CD"/>
    <w:rPr>
      <w:rFonts w:ascii="Arial" w:eastAsia="Times New Roman" w:hAnsi="Arial" w:cs="Times New Roman"/>
      <w:sz w:val="24"/>
      <w:szCs w:val="24"/>
    </w:rPr>
  </w:style>
  <w:style w:type="paragraph" w:styleId="ListParagraph">
    <w:name w:val="List Paragraph"/>
    <w:basedOn w:val="Normal"/>
    <w:uiPriority w:val="34"/>
    <w:qFormat/>
    <w:rsid w:val="00E17857"/>
    <w:pPr>
      <w:spacing w:before="120"/>
      <w:ind w:left="720"/>
      <w:contextualSpacing/>
    </w:pPr>
  </w:style>
  <w:style w:type="paragraph" w:styleId="TOCHeading">
    <w:name w:val="TOC Heading"/>
    <w:basedOn w:val="Heading1"/>
    <w:next w:val="Normal"/>
    <w:uiPriority w:val="39"/>
    <w:semiHidden/>
    <w:unhideWhenUsed/>
    <w:qFormat/>
    <w:rsid w:val="00CD6BE3"/>
    <w:pPr>
      <w:keepLines/>
      <w:numPr>
        <w:numId w:val="0"/>
      </w:numPr>
      <w:spacing w:before="480" w:after="0"/>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BalloonText">
    <w:name w:val="Balloon Text"/>
    <w:basedOn w:val="Normal"/>
    <w:link w:val="BalloonTextChar"/>
    <w:uiPriority w:val="99"/>
    <w:semiHidden/>
    <w:unhideWhenUsed/>
    <w:rsid w:val="00CD6BE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6BE3"/>
    <w:rPr>
      <w:rFonts w:ascii="Tahoma" w:eastAsia="Times New Roman" w:hAnsi="Tahoma" w:cs="Tahoma"/>
      <w:sz w:val="16"/>
      <w:szCs w:val="16"/>
    </w:rPr>
  </w:style>
  <w:style w:type="paragraph" w:styleId="TOC4">
    <w:name w:val="toc 4"/>
    <w:basedOn w:val="Normal"/>
    <w:next w:val="Normal"/>
    <w:uiPriority w:val="39"/>
    <w:unhideWhenUsed/>
    <w:rsid w:val="00B2492B"/>
    <w:pPr>
      <w:tabs>
        <w:tab w:val="right" w:leader="dot" w:pos="8494"/>
      </w:tabs>
      <w:spacing w:before="0" w:line="276" w:lineRule="auto"/>
      <w:ind w:left="720" w:right="425"/>
    </w:pPr>
  </w:style>
  <w:style w:type="table" w:styleId="TableGrid">
    <w:name w:val="Table Grid"/>
    <w:basedOn w:val="TableNormal"/>
    <w:uiPriority w:val="59"/>
    <w:rsid w:val="008E7822"/>
    <w:pPr>
      <w:spacing w:before="60" w:after="6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DA7B8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BA279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BA279E"/>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BA279E"/>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TableText">
    <w:name w:val="Table Text"/>
    <w:basedOn w:val="Normal"/>
    <w:qFormat/>
    <w:rsid w:val="00CD7166"/>
    <w:pPr>
      <w:spacing w:before="60" w:after="60" w:line="240" w:lineRule="auto"/>
      <w:jc w:val="left"/>
    </w:pPr>
  </w:style>
  <w:style w:type="paragraph" w:styleId="TOC7">
    <w:name w:val="toc 7"/>
    <w:basedOn w:val="Normal"/>
    <w:next w:val="Normal"/>
    <w:autoRedefine/>
    <w:uiPriority w:val="39"/>
    <w:semiHidden/>
    <w:unhideWhenUsed/>
    <w:rsid w:val="00B2492B"/>
    <w:pPr>
      <w:ind w:left="1440"/>
    </w:pPr>
  </w:style>
  <w:style w:type="paragraph" w:styleId="TOC8">
    <w:name w:val="toc 8"/>
    <w:basedOn w:val="Normal"/>
    <w:next w:val="Normal"/>
    <w:autoRedefine/>
    <w:uiPriority w:val="39"/>
    <w:semiHidden/>
    <w:unhideWhenUsed/>
    <w:rsid w:val="00B2492B"/>
    <w:pPr>
      <w:ind w:left="1678"/>
    </w:pPr>
  </w:style>
  <w:style w:type="paragraph" w:styleId="TOC9">
    <w:name w:val="toc 9"/>
    <w:basedOn w:val="Normal"/>
    <w:next w:val="Normal"/>
    <w:autoRedefine/>
    <w:uiPriority w:val="39"/>
    <w:semiHidden/>
    <w:unhideWhenUsed/>
    <w:rsid w:val="00B2492B"/>
    <w:pPr>
      <w:ind w:left="1922"/>
    </w:pPr>
  </w:style>
  <w:style w:type="paragraph" w:customStyle="1" w:styleId="COVERPAGETEXT">
    <w:name w:val="COVER PAGE TEXT"/>
    <w:basedOn w:val="Normal"/>
    <w:qFormat/>
    <w:rsid w:val="009F4F9E"/>
    <w:pPr>
      <w:spacing w:before="0" w:line="276" w:lineRule="auto"/>
      <w:jc w:val="center"/>
    </w:pPr>
    <w:rPr>
      <w:rFonts w:cs="Arial"/>
      <w:sz w:val="28"/>
      <w:szCs w:val="28"/>
    </w:rPr>
  </w:style>
  <w:style w:type="paragraph" w:customStyle="1" w:styleId="TABLEOFCONTENTSHEADING">
    <w:name w:val="TABLE OF CONTENTS HEADING"/>
    <w:basedOn w:val="Normal"/>
    <w:qFormat/>
    <w:rsid w:val="00A128AB"/>
    <w:pPr>
      <w:spacing w:before="0" w:after="240"/>
      <w:jc w:val="left"/>
    </w:pPr>
    <w:rPr>
      <w:b/>
      <w:sz w:val="32"/>
    </w:rPr>
  </w:style>
  <w:style w:type="paragraph" w:styleId="Header">
    <w:name w:val="header"/>
    <w:basedOn w:val="Normal"/>
    <w:link w:val="HeaderChar"/>
    <w:uiPriority w:val="99"/>
    <w:unhideWhenUsed/>
    <w:rsid w:val="006A3182"/>
    <w:pPr>
      <w:tabs>
        <w:tab w:val="center" w:pos="4513"/>
        <w:tab w:val="right" w:pos="9026"/>
      </w:tabs>
      <w:spacing w:before="0" w:line="240" w:lineRule="auto"/>
    </w:pPr>
  </w:style>
  <w:style w:type="character" w:customStyle="1" w:styleId="HeaderChar">
    <w:name w:val="Header Char"/>
    <w:basedOn w:val="DefaultParagraphFont"/>
    <w:link w:val="Header"/>
    <w:uiPriority w:val="99"/>
    <w:rsid w:val="006A3182"/>
    <w:rPr>
      <w:rFonts w:ascii="Arial" w:eastAsia="Times New Roman" w:hAnsi="Arial" w:cs="Times New Roman"/>
      <w:sz w:val="24"/>
      <w:szCs w:val="24"/>
    </w:rPr>
  </w:style>
  <w:style w:type="paragraph" w:styleId="DocumentMap">
    <w:name w:val="Document Map"/>
    <w:basedOn w:val="Normal"/>
    <w:link w:val="DocumentMapChar"/>
    <w:uiPriority w:val="99"/>
    <w:semiHidden/>
    <w:unhideWhenUsed/>
    <w:rsid w:val="00A916EE"/>
    <w:pPr>
      <w:spacing w:before="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916EE"/>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373EBE"/>
    <w:rPr>
      <w:sz w:val="16"/>
      <w:szCs w:val="16"/>
    </w:rPr>
  </w:style>
  <w:style w:type="paragraph" w:styleId="CommentText">
    <w:name w:val="annotation text"/>
    <w:basedOn w:val="Normal"/>
    <w:link w:val="CommentTextChar"/>
    <w:uiPriority w:val="99"/>
    <w:semiHidden/>
    <w:unhideWhenUsed/>
    <w:rsid w:val="00373EBE"/>
    <w:pPr>
      <w:spacing w:line="240" w:lineRule="auto"/>
    </w:pPr>
    <w:rPr>
      <w:sz w:val="20"/>
      <w:szCs w:val="20"/>
    </w:rPr>
  </w:style>
  <w:style w:type="character" w:customStyle="1" w:styleId="CommentTextChar">
    <w:name w:val="Comment Text Char"/>
    <w:basedOn w:val="DefaultParagraphFont"/>
    <w:link w:val="CommentText"/>
    <w:uiPriority w:val="99"/>
    <w:semiHidden/>
    <w:rsid w:val="00373EBE"/>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373EBE"/>
    <w:rPr>
      <w:b/>
      <w:bCs/>
    </w:rPr>
  </w:style>
  <w:style w:type="character" w:customStyle="1" w:styleId="CommentSubjectChar">
    <w:name w:val="Comment Subject Char"/>
    <w:basedOn w:val="CommentTextChar"/>
    <w:link w:val="CommentSubject"/>
    <w:uiPriority w:val="99"/>
    <w:semiHidden/>
    <w:rsid w:val="00373EBE"/>
    <w:rPr>
      <w:rFonts w:ascii="Arial" w:eastAsia="Times New Roman" w:hAnsi="Arial" w:cs="Times New Roman"/>
      <w:b/>
      <w:bCs/>
      <w:sz w:val="20"/>
      <w:szCs w:val="20"/>
    </w:rPr>
  </w:style>
  <w:style w:type="character" w:styleId="PlaceholderText">
    <w:name w:val="Placeholder Text"/>
    <w:basedOn w:val="DefaultParagraphFont"/>
    <w:uiPriority w:val="99"/>
    <w:semiHidden/>
    <w:rsid w:val="002C12CA"/>
    <w:rPr>
      <w:color w:val="808080"/>
    </w:rPr>
  </w:style>
  <w:style w:type="paragraph" w:styleId="Revision">
    <w:name w:val="Revision"/>
    <w:hidden/>
    <w:uiPriority w:val="99"/>
    <w:semiHidden/>
    <w:rsid w:val="00E421E1"/>
    <w:pPr>
      <w:spacing w:after="0" w:line="240" w:lineRule="auto"/>
    </w:pPr>
    <w:rPr>
      <w:rFonts w:ascii="Arial" w:eastAsia="Times New Roman" w:hAnsi="Arial" w:cs="Times New Roman"/>
      <w:sz w:val="24"/>
      <w:szCs w:val="24"/>
    </w:rPr>
  </w:style>
  <w:style w:type="character" w:styleId="Emphasis">
    <w:name w:val="Emphasis"/>
    <w:basedOn w:val="DefaultParagraphFont"/>
    <w:uiPriority w:val="20"/>
    <w:qFormat/>
    <w:rsid w:val="00941311"/>
    <w:rPr>
      <w:i/>
      <w:iCs/>
    </w:rPr>
  </w:style>
  <w:style w:type="paragraph" w:styleId="Date">
    <w:name w:val="Date"/>
    <w:basedOn w:val="Normal"/>
    <w:next w:val="Normal"/>
    <w:link w:val="DateChar"/>
    <w:uiPriority w:val="99"/>
    <w:semiHidden/>
    <w:unhideWhenUsed/>
    <w:rsid w:val="00657897"/>
  </w:style>
  <w:style w:type="character" w:customStyle="1" w:styleId="DateChar">
    <w:name w:val="Date Char"/>
    <w:basedOn w:val="DefaultParagraphFont"/>
    <w:link w:val="Date"/>
    <w:uiPriority w:val="99"/>
    <w:semiHidden/>
    <w:rsid w:val="00657897"/>
    <w:rPr>
      <w:rFonts w:ascii="Arial" w:eastAsia="Times New Roman" w:hAnsi="Arial"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2634606">
      <w:bodyDiv w:val="1"/>
      <w:marLeft w:val="0"/>
      <w:marRight w:val="0"/>
      <w:marTop w:val="0"/>
      <w:marBottom w:val="0"/>
      <w:divBdr>
        <w:top w:val="none" w:sz="0" w:space="0" w:color="auto"/>
        <w:left w:val="none" w:sz="0" w:space="0" w:color="auto"/>
        <w:bottom w:val="none" w:sz="0" w:space="0" w:color="auto"/>
        <w:right w:val="none" w:sz="0" w:space="0" w:color="auto"/>
      </w:divBdr>
    </w:div>
    <w:div w:id="408120231">
      <w:bodyDiv w:val="1"/>
      <w:marLeft w:val="0"/>
      <w:marRight w:val="0"/>
      <w:marTop w:val="0"/>
      <w:marBottom w:val="0"/>
      <w:divBdr>
        <w:top w:val="none" w:sz="0" w:space="0" w:color="auto"/>
        <w:left w:val="none" w:sz="0" w:space="0" w:color="auto"/>
        <w:bottom w:val="none" w:sz="0" w:space="0" w:color="auto"/>
        <w:right w:val="none" w:sz="0" w:space="0" w:color="auto"/>
      </w:divBdr>
    </w:div>
    <w:div w:id="422605353">
      <w:bodyDiv w:val="1"/>
      <w:marLeft w:val="0"/>
      <w:marRight w:val="0"/>
      <w:marTop w:val="0"/>
      <w:marBottom w:val="0"/>
      <w:divBdr>
        <w:top w:val="none" w:sz="0" w:space="0" w:color="auto"/>
        <w:left w:val="none" w:sz="0" w:space="0" w:color="auto"/>
        <w:bottom w:val="none" w:sz="0" w:space="0" w:color="auto"/>
        <w:right w:val="none" w:sz="0" w:space="0" w:color="auto"/>
      </w:divBdr>
    </w:div>
    <w:div w:id="940184200">
      <w:bodyDiv w:val="1"/>
      <w:marLeft w:val="0"/>
      <w:marRight w:val="0"/>
      <w:marTop w:val="0"/>
      <w:marBottom w:val="0"/>
      <w:divBdr>
        <w:top w:val="none" w:sz="0" w:space="0" w:color="auto"/>
        <w:left w:val="none" w:sz="0" w:space="0" w:color="auto"/>
        <w:bottom w:val="none" w:sz="0" w:space="0" w:color="auto"/>
        <w:right w:val="none" w:sz="0" w:space="0" w:color="auto"/>
      </w:divBdr>
    </w:div>
    <w:div w:id="1814835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oleObject" Target="embeddings/oleObject1.bin"/><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16" Type="http://schemas.openxmlformats.org/officeDocument/2006/relationships/comments" Target="comments.xml"/><Relationship Id="rId11" Type="http://schemas.openxmlformats.org/officeDocument/2006/relationships/footer" Target="footer1.xml"/><Relationship Id="rId24" Type="http://schemas.openxmlformats.org/officeDocument/2006/relationships/image" Target="media/image4.jpeg"/><Relationship Id="rId32" Type="http://schemas.openxmlformats.org/officeDocument/2006/relationships/image" Target="media/image10.png"/><Relationship Id="rId37" Type="http://schemas.openxmlformats.org/officeDocument/2006/relationships/oleObject" Target="embeddings/oleObject3.bin"/><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hyperlink" Target="https://github.com/Urutora96/Machine-Learning-Based-Battery-SoH-Prediction" TargetMode="External"/><Relationship Id="rId5" Type="http://schemas.openxmlformats.org/officeDocument/2006/relationships/numbering" Target="numbering.xml"/><Relationship Id="rId61" Type="http://schemas.openxmlformats.org/officeDocument/2006/relationships/image" Target="media/image38.png"/><Relationship Id="rId19" Type="http://schemas.openxmlformats.org/officeDocument/2006/relationships/header" Target="header1.xml"/><Relationship Id="rId14" Type="http://schemas.openxmlformats.org/officeDocument/2006/relationships/hyperlink" Target="https://cranfield-my.sharepoint.com/personal/wei_luo_cranfield_ac_uk/Documents/IRP%20private/Thesis.docx" TargetMode="External"/><Relationship Id="rId22" Type="http://schemas.openxmlformats.org/officeDocument/2006/relationships/image" Target="media/image2.png"/><Relationship Id="rId27" Type="http://schemas.openxmlformats.org/officeDocument/2006/relationships/image" Target="media/image7.wmf"/><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microsoft.com/office/2011/relationships/people" Target="people.xml"/><Relationship Id="rId8" Type="http://schemas.openxmlformats.org/officeDocument/2006/relationships/webSettings" Target="webSettings.xml"/><Relationship Id="rId51" Type="http://schemas.openxmlformats.org/officeDocument/2006/relationships/image" Target="media/image28.png"/><Relationship Id="rId72" Type="http://schemas.openxmlformats.org/officeDocument/2006/relationships/header" Target="header4.xml"/><Relationship Id="rId3" Type="http://schemas.openxmlformats.org/officeDocument/2006/relationships/customXml" Target="../customXml/item3.xml"/><Relationship Id="rId12" Type="http://schemas.openxmlformats.org/officeDocument/2006/relationships/hyperlink" Target="https://cranfield-my.sharepoint.com/personal/wei_luo_cranfield_ac_uk/Documents/IRP%20private/Thesis.docx" TargetMode="External"/><Relationship Id="rId17" Type="http://schemas.microsoft.com/office/2011/relationships/commentsExtended" Target="commentsExtended.xml"/><Relationship Id="rId25" Type="http://schemas.openxmlformats.org/officeDocument/2006/relationships/image" Target="media/image5.jp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1.wmf"/><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3.png"/><Relationship Id="rId28" Type="http://schemas.openxmlformats.org/officeDocument/2006/relationships/oleObject" Target="embeddings/oleObject2.bin"/><Relationship Id="rId36" Type="http://schemas.openxmlformats.org/officeDocument/2006/relationships/image" Target="media/image14.wmf"/><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header" Target="header2.xm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48.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cranfield-my.sharepoint.com/personal/wei_luo_cranfield_ac_uk/Documents/IRP%20private/Thesis.docx" TargetMode="External"/><Relationship Id="rId18" Type="http://schemas.microsoft.com/office/2016/09/relationships/commentsIds" Target="commentsIds.xml"/><Relationship Id="rId39" Type="http://schemas.openxmlformats.org/officeDocument/2006/relationships/image" Target="media/image16.png"/><Relationship Id="rId34" Type="http://schemas.openxmlformats.org/officeDocument/2006/relationships/image" Target="media/image12.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eader" Target="header3.xml"/><Relationship Id="rId2" Type="http://schemas.openxmlformats.org/officeDocument/2006/relationships/customXml" Target="../customXml/item2.xml"/><Relationship Id="rId29"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CD3EAC21452E41B21664C1CEE0122B" ma:contentTypeVersion="12" ma:contentTypeDescription="Create a new document." ma:contentTypeScope="" ma:versionID="9c296e6db49c7e6e014d6ff1e1b401c6">
  <xsd:schema xmlns:xsd="http://www.w3.org/2001/XMLSchema" xmlns:xs="http://www.w3.org/2001/XMLSchema" xmlns:p="http://schemas.microsoft.com/office/2006/metadata/properties" xmlns:ns3="514752ca-b80a-449f-8668-f75273954230" xmlns:ns4="15f04063-4e1e-44fe-adcd-9842e43cf927" targetNamespace="http://schemas.microsoft.com/office/2006/metadata/properties" ma:root="true" ma:fieldsID="9702649f8c29373a874b86f515aec417" ns3:_="" ns4:_="">
    <xsd:import namespace="514752ca-b80a-449f-8668-f75273954230"/>
    <xsd:import namespace="15f04063-4e1e-44fe-adcd-9842e43cf92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4752ca-b80a-449f-8668-f7527395423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5f04063-4e1e-44fe-adcd-9842e43cf92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3488C00-503C-4C67-A45F-1255DF0D0B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4752ca-b80a-449f-8668-f75273954230"/>
    <ds:schemaRef ds:uri="15f04063-4e1e-44fe-adcd-9842e43cf9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F0B5152-B7DA-4277-BE85-B9FCC75EBE3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F373390-0D5D-4E67-9771-B364A57505FD}">
  <ds:schemaRefs>
    <ds:schemaRef ds:uri="http://schemas.openxmlformats.org/officeDocument/2006/bibliography"/>
  </ds:schemaRefs>
</ds:datastoreItem>
</file>

<file path=customXml/itemProps4.xml><?xml version="1.0" encoding="utf-8"?>
<ds:datastoreItem xmlns:ds="http://schemas.openxmlformats.org/officeDocument/2006/customXml" ds:itemID="{AC984253-4ECE-49F8-8820-D734F95344D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52</Pages>
  <Words>8003</Words>
  <Characters>45620</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Word: Thesis template (single-sided)</vt:lpstr>
    </vt:vector>
  </TitlesOfParts>
  <Company>Cranfield University</Company>
  <LinksUpToDate>false</LinksUpToDate>
  <CharactersWithSpaces>53516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Thesis template (single-sided)</dc:title>
  <dc:creator>ittraining@cranfield.ac.uk</dc:creator>
  <cp:keywords/>
  <cp:lastModifiedBy>Maadhav Kothari</cp:lastModifiedBy>
  <cp:revision>3</cp:revision>
  <dcterms:created xsi:type="dcterms:W3CDTF">2020-08-28T13:28:00Z</dcterms:created>
  <dcterms:modified xsi:type="dcterms:W3CDTF">2020-08-28T14:34:00Z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0x0101004CCD3EAC21452E41B21664C1CEE0122B</vt:lpwstr>
  </property>
  <property fmtid="{D5CDD505-2E9C-101B-9397-08002B2CF9AE}" pid="3" name="MTWinEqns">
    <vt:bool>true</vt:bool>
  </property>
</Properties>
</file>